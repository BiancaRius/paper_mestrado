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38030D" w14:textId="77777777" w:rsidR="006E0FCD" w:rsidRDefault="006D063C">
      <w:r>
        <w:rPr>
          <w:noProof/>
          <w:lang w:eastAsia="en-US" w:bidi="ar-SA"/>
        </w:rPr>
        <mc:AlternateContent>
          <mc:Choice Requires="wps">
            <w:drawing>
              <wp:anchor distT="0" distB="0" distL="0" distR="0" simplePos="0" relativeHeight="251649024" behindDoc="0" locked="0" layoutInCell="1" allowOverlap="1" wp14:anchorId="6FACA8B2" wp14:editId="4DD0A2E2">
                <wp:simplePos x="0" y="0"/>
                <wp:positionH relativeFrom="column">
                  <wp:posOffset>-23495</wp:posOffset>
                </wp:positionH>
                <wp:positionV relativeFrom="paragraph">
                  <wp:posOffset>144780</wp:posOffset>
                </wp:positionV>
                <wp:extent cx="6332855" cy="1710690"/>
                <wp:effectExtent l="0" t="0" r="0" b="0"/>
                <wp:wrapSquare wrapText="largest"/>
                <wp:docPr id="1" name="Quadro3"/>
                <wp:cNvGraphicFramePr/>
                <a:graphic xmlns:a="http://schemas.openxmlformats.org/drawingml/2006/main">
                  <a:graphicData uri="http://schemas.microsoft.com/office/word/2010/wordprocessingShape">
                    <wps:wsp>
                      <wps:cNvSpPr/>
                      <wps:spPr>
                        <a:xfrm>
                          <a:off x="0" y="0"/>
                          <a:ext cx="6332400" cy="1710000"/>
                        </a:xfrm>
                        <a:prstGeom prst="rect">
                          <a:avLst/>
                        </a:prstGeom>
                        <a:noFill/>
                        <a:ln>
                          <a:noFill/>
                        </a:ln>
                      </wps:spPr>
                      <wps:style>
                        <a:lnRef idx="0">
                          <a:scrgbClr r="0" g="0" b="0"/>
                        </a:lnRef>
                        <a:fillRef idx="0">
                          <a:scrgbClr r="0" g="0" b="0"/>
                        </a:fillRef>
                        <a:effectRef idx="0">
                          <a:scrgbClr r="0" g="0" b="0"/>
                        </a:effectRef>
                        <a:fontRef idx="minor"/>
                      </wps:style>
                      <wps:txbx>
                        <w:txbxContent>
                          <w:p w14:paraId="2C7629BB" w14:textId="77777777" w:rsidR="006D063C" w:rsidRDefault="006D063C">
                            <w:pPr>
                              <w:pStyle w:val="Figura"/>
                              <w:spacing w:before="177" w:after="177"/>
                              <w:jc w:val="both"/>
                            </w:pPr>
                            <w:r>
                              <w:rPr>
                                <w:rFonts w:ascii="Times New Roman" w:hAnsi="Times New Roman"/>
                                <w:i w:val="0"/>
                                <w:iCs w:val="0"/>
                              </w:rPr>
                              <w:t>Figure 1: Schematic diagram of CAETÊ in its trait-based model approach. From functional trait ranges the values are uniformly sampled and the combi</w:t>
                            </w:r>
                            <w:r>
                              <w:fldChar w:fldCharType="begin"/>
                            </w:r>
                            <w:r>
                              <w:instrText xml:space="preserve"> </w:instrText>
                            </w:r>
                            <w:r>
                              <w:instrText xml:space="preserve">EMBED Excel.Sheet.12 </w:instrText>
                            </w:r>
                            <w:r>
                              <w:fldChar w:fldCharType="separate"/>
                            </w:r>
                            <w:r>
                              <w:rPr>
                                <w:rFonts w:ascii="Times New Roman" w:hAnsi="Times New Roman"/>
                                <w:i w:val="0"/>
                                <w:iCs w:val="0"/>
                              </w:rPr>
                              <w:t>n</w:t>
                            </w:r>
                            <w:r>
                              <w:fldChar w:fldCharType="end"/>
                            </w:r>
                            <w:r>
                              <w:rPr>
                                <w:rFonts w:ascii="Times New Roman" w:hAnsi="Times New Roman"/>
                                <w:i w:val="0"/>
                                <w:iCs w:val="0"/>
                              </w:rPr>
                              <w:t>ation of all creates a potential functional space. Each combination of trait values is a Plant Life Strategy (PLS) which will present a different performance, in terms of carbon balance, depending on the grid cell. From the potential functional space 3000 PLS are randonmly sampled. The environmental filtering, the trade-offs between the chosen functional traits and the physiological processes determine if a PLS survives (positive carbon balance) or dies. From the performance (its relative biomass in the grid-cell) of the PLSs the grid-cell is occupied as a mosaic. This modelling framework allow us to access the model results not only regarding to biogeochemical varibles but also in terms of trait distribution and functional diversity.</w:t>
                            </w:r>
                          </w:p>
                        </w:txbxContent>
                      </wps:txbx>
                      <wps:bodyPr lIns="0" tIns="0" rIns="0" bIns="0">
                        <a:noAutofit/>
                      </wps:bodyPr>
                    </wps:wsp>
                  </a:graphicData>
                </a:graphic>
              </wp:anchor>
            </w:drawing>
          </mc:Choice>
          <mc:Fallback>
            <w:pict>
              <v:rect id="Quadro3" o:spid="_x0000_s1026" style="position:absolute;margin-left:-1.8pt;margin-top:11.4pt;width:498.65pt;height:134.7pt;z-index:2516490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" filled="f" stroked="f">
                <v:textbox inset="0,0,0,0">
                  <w:txbxContent>
                    <w:p w14:paraId="2C7629BB" w14:textId="77777777" w:rsidR="006D063C" w:rsidRDefault="006D063C">
                      <w:pPr>
                        <w:pStyle w:val="Figura"/>
                        <w:spacing w:before="177" w:after="177"/>
                        <w:jc w:val="both"/>
                      </w:pPr>
                      <w:r>
                        <w:rPr>
                          <w:rFonts w:ascii="Times New Roman" w:hAnsi="Times New Roman"/>
                          <w:i w:val="0"/>
                          <w:iCs w:val="0"/>
                        </w:rPr>
                        <w:t>Figure 1: Schematic diagram of CAETÊ in its trait-based model approach. From functional trait ranges the values are uniformly sampled and the combi</w:t>
                      </w:r>
                      <w:r>
                        <w:fldChar w:fldCharType="begin"/>
                      </w:r>
                      <w:r>
                        <w:instrText xml:space="preserve"> </w:instrText>
                      </w:r>
                      <w:r>
                        <w:instrText xml:space="preserve">EMBED Excel.Sheet.12 </w:instrText>
                      </w:r>
                      <w:r>
                        <w:fldChar w:fldCharType="separate"/>
                      </w:r>
                      <w:r>
                        <w:rPr>
                          <w:rFonts w:ascii="Times New Roman" w:hAnsi="Times New Roman"/>
                          <w:i w:val="0"/>
                          <w:iCs w:val="0"/>
                        </w:rPr>
                        <w:t>n</w:t>
                      </w:r>
                      <w:r>
                        <w:fldChar w:fldCharType="end"/>
                      </w:r>
                      <w:r>
                        <w:rPr>
                          <w:rFonts w:ascii="Times New Roman" w:hAnsi="Times New Roman"/>
                          <w:i w:val="0"/>
                          <w:iCs w:val="0"/>
                        </w:rPr>
                        <w:t>ation of all creates a potential functional space. Each combination of trait values is a Plant Life Strategy (PLS) which will present a different performance, in terms of carbon balance, depending on the grid cell. From the potential functional space 3000 PLS are randonmly sampled. The environmental filtering, the trade-offs between the chosen functional traits and the physiological processes determine if a PLS survives (positive carbon balance) or dies. From the performance (its relative biomass in the grid-cell) of the PLSs the grid-cell is occupied as a mosaic. This modelling framework allow us to access the model results not only regarding to biogeochemical varibles but also in terms of trait distribution and functional diversity.</w:t>
                      </w:r>
                    </w:p>
                  </w:txbxContent>
                </v:textbox>
                <w10:wrap type="square" side="largest"/>
              </v:rect>
            </w:pict>
          </mc:Fallback>
        </mc:AlternateContent>
      </w:r>
    </w:p>
    <w:p w14:paraId="4ED9C105" w14:textId="77777777" w:rsidR="006E0FCD" w:rsidRDefault="006E0FCD">
      <w:commentRangeStart w:id="0"/>
    </w:p>
    <w:p w14:paraId="12CEB89B" w14:textId="77777777" w:rsidR="006E0FCD" w:rsidRDefault="006D063C">
      <w:r>
        <w:rPr>
          <w:noProof/>
          <w:lang w:eastAsia="en-US" w:bidi="ar-SA"/>
        </w:rPr>
        <mc:AlternateContent>
          <mc:Choice Requires="wps">
            <w:drawing>
              <wp:anchor distT="0" distB="0" distL="0" distR="0" simplePos="0" relativeHeight="251650048" behindDoc="0" locked="0" layoutInCell="1" allowOverlap="1" wp14:anchorId="5805996F" wp14:editId="69DC0F4A">
                <wp:simplePos x="0" y="0"/>
                <wp:positionH relativeFrom="column">
                  <wp:align>center</wp:align>
                </wp:positionH>
                <wp:positionV relativeFrom="paragraph">
                  <wp:posOffset>635</wp:posOffset>
                </wp:positionV>
                <wp:extent cx="6461125" cy="4090670"/>
                <wp:effectExtent l="0" t="0" r="0" b="0"/>
                <wp:wrapTopAndBottom/>
                <wp:docPr id="3" name="Quadro5"/>
                <wp:cNvGraphicFramePr/>
                <a:graphic xmlns:a="http://schemas.openxmlformats.org/drawingml/2006/main">
                  <a:graphicData uri="http://schemas.microsoft.com/office/word/2010/wordprocessingShape">
                    <wps:wsp>
                      <wps:cNvSpPr/>
                      <wps:spPr>
                        <a:xfrm>
                          <a:off x="0" y="0"/>
                          <a:ext cx="6460560" cy="4089960"/>
                        </a:xfrm>
                        <a:prstGeom prst="rect">
                          <a:avLst/>
                        </a:prstGeom>
                        <a:noFill/>
                        <a:ln>
                          <a:noFill/>
                        </a:ln>
                      </wps:spPr>
                      <wps:style>
                        <a:lnRef idx="0">
                          <a:scrgbClr r="0" g="0" b="0"/>
                        </a:lnRef>
                        <a:fillRef idx="0">
                          <a:scrgbClr r="0" g="0" b="0"/>
                        </a:fillRef>
                        <a:effectRef idx="0">
                          <a:scrgbClr r="0" g="0" b="0"/>
                        </a:effectRef>
                        <a:fontRef idx="minor"/>
                      </wps:style>
                      <wps:txbx>
                        <w:txbxContent>
                          <w:p w14:paraId="41408A1E" w14:textId="77777777" w:rsidR="006D063C" w:rsidRDefault="006D063C">
                            <w:pPr>
                              <w:pStyle w:val="Figura"/>
                              <w:jc w:val="both"/>
                            </w:pPr>
                            <w:r>
                              <w:rPr>
                                <w:noProof/>
                                <w:lang w:eastAsia="en-US" w:bidi="ar-SA"/>
                              </w:rPr>
                              <w:drawing>
                                <wp:inline distT="0" distB="0" distL="0" distR="0" wp14:anchorId="74ACF181" wp14:editId="29B9CC30">
                                  <wp:extent cx="6332220" cy="3427095"/>
                                  <wp:effectExtent l="0" t="0" r="0" b="0"/>
                                  <wp:docPr id="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pic:cNvPicPr>
                                            <a:picLocks noChangeAspect="1" noChangeArrowheads="1"/>
                                          </pic:cNvPicPr>
                                        </pic:nvPicPr>
                                        <pic:blipFill>
                                          <a:blip r:embed="rId5"/>
                                          <a:srcRect b="23457"/>
                                          <a:stretch>
                                            <a:fillRect/>
                                          </a:stretch>
                                        </pic:blipFill>
                                        <pic:spPr bwMode="auto">
                                          <a:xfrm>
                                            <a:off x="0" y="0"/>
                                            <a:ext cx="6332220" cy="3427095"/>
                                          </a:xfrm>
                                          <a:prstGeom prst="rect">
                                            <a:avLst/>
                                          </a:prstGeom>
                                        </pic:spPr>
                                      </pic:pic>
                                    </a:graphicData>
                                  </a:graphic>
                                </wp:inline>
                              </w:drawing>
                            </w:r>
                            <w:r>
                              <w:rPr>
                                <w:vanish/>
                              </w:rPr>
                              <w:br/>
                            </w:r>
                            <w:r>
                              <w:rPr>
                                <w:rFonts w:ascii="Times New Roman" w:hAnsi="Times New Roman"/>
                                <w:i w:val="0"/>
                                <w:iCs w:val="0"/>
                              </w:rPr>
                              <w:t>Figure 2: Percentage change on total carbon storage with reduced precipitation (-50%) for the two employed modelling approaches: the PFT (low functional diversity) and the trait-based (high functional)  diversity.</w:t>
                            </w:r>
                          </w:p>
                        </w:txbxContent>
                      </wps:txbx>
                      <wps:bodyPr lIns="0" tIns="0" rIns="0" bIns="0">
                        <a:noAutofit/>
                      </wps:bodyPr>
                    </wps:wsp>
                  </a:graphicData>
                </a:graphic>
              </wp:anchor>
            </w:drawing>
          </mc:Choice>
          <mc:Fallback>
            <w:pict>
              <v:rect id="Quadro5" o:spid="_x0000_s1027" style="position:absolute;margin-left:0;margin-top:.05pt;width:508.75pt;height:322.1pt;z-index:251650048;visibility:visible;mso-wrap-style:square;mso-wrap-distance-left:0;mso-wrap-distance-top:0;mso-wrap-distance-right:0;mso-wrap-distance-bottom:0;mso-position-horizontal:center;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" filled="f" stroked="f">
                <v:textbox inset="0,0,0,0">
                  <w:txbxContent>
                    <w:p w14:paraId="41408A1E" w14:textId="77777777" w:rsidR="006D063C" w:rsidRDefault="006D063C">
                      <w:pPr>
                        <w:pStyle w:val="Figura"/>
                        <w:jc w:val="both"/>
                      </w:pPr>
                      <w:r>
                        <w:rPr>
                          <w:noProof/>
                          <w:lang w:eastAsia="en-US" w:bidi="ar-SA"/>
                        </w:rPr>
                        <w:drawing>
                          <wp:inline distT="0" distB="0" distL="0" distR="0" wp14:anchorId="74ACF181" wp14:editId="29B9CC30">
                            <wp:extent cx="6332220" cy="3427095"/>
                            <wp:effectExtent l="0" t="0" r="0" b="0"/>
                            <wp:docPr id="5"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1"/>
                                    <pic:cNvPicPr>
                                      <a:picLocks noChangeAspect="1" noChangeArrowheads="1"/>
                                    </pic:cNvPicPr>
                                  </pic:nvPicPr>
                                  <pic:blipFill>
                                    <a:blip r:embed="rId5"/>
                                    <a:srcRect b="23457"/>
                                    <a:stretch>
                                      <a:fillRect/>
                                    </a:stretch>
                                  </pic:blipFill>
                                  <pic:spPr bwMode="auto">
                                    <a:xfrm>
                                      <a:off x="0" y="0"/>
                                      <a:ext cx="6332220" cy="3427095"/>
                                    </a:xfrm>
                                    <a:prstGeom prst="rect">
                                      <a:avLst/>
                                    </a:prstGeom>
                                  </pic:spPr>
                                </pic:pic>
                              </a:graphicData>
                            </a:graphic>
                          </wp:inline>
                        </w:drawing>
                      </w:r>
                      <w:r>
                        <w:rPr>
                          <w:vanish/>
                        </w:rPr>
                        <w:br/>
                      </w:r>
                      <w:r>
                        <w:rPr>
                          <w:rFonts w:ascii="Times New Roman" w:hAnsi="Times New Roman"/>
                          <w:i w:val="0"/>
                          <w:iCs w:val="0"/>
                        </w:rPr>
                        <w:t>Figure 2: Percentage change on total carbon storage with reduced precipitation (-50%) for the two employed modelling approaches: the PFT (low functional diversity) and the trait-based (high functional)  diversity.</w:t>
                      </w:r>
                    </w:p>
                  </w:txbxContent>
                </v:textbox>
                <w10:wrap type="topAndBottom"/>
              </v:rect>
            </w:pict>
          </mc:Fallback>
        </mc:AlternateContent>
      </w:r>
    </w:p>
    <w:p w14:paraId="1F8CD958" w14:textId="77777777" w:rsidR="006E0FCD" w:rsidRDefault="006E0FCD"/>
    <w:p w14:paraId="797ABFEF" w14:textId="77777777" w:rsidR="006E0FCD" w:rsidRDefault="006E0FCD"/>
    <w:p w14:paraId="75223227" w14:textId="77777777" w:rsidR="006E0FCD" w:rsidRDefault="006E0FCD"/>
    <w:p w14:paraId="3BEAE599" w14:textId="77777777" w:rsidR="006E0FCD" w:rsidRDefault="006E0FCD"/>
    <w:p w14:paraId="3D76F9EC" w14:textId="77777777" w:rsidR="006E0FCD" w:rsidRDefault="006E0FCD"/>
    <w:p w14:paraId="185E9653" w14:textId="77777777" w:rsidR="006E0FCD" w:rsidRDefault="006E0FCD"/>
    <w:p w14:paraId="7FB99B7B" w14:textId="77777777" w:rsidR="006E0FCD" w:rsidRDefault="006E0FCD"/>
    <w:p w14:paraId="0E8EB9C5" w14:textId="77777777" w:rsidR="006E0FCD" w:rsidRDefault="006E0FCD"/>
    <w:p w14:paraId="14796641" w14:textId="77777777" w:rsidR="006E0FCD" w:rsidRDefault="006E0FCD"/>
    <w:p w14:paraId="10547B1F" w14:textId="77777777" w:rsidR="006E0FCD" w:rsidRDefault="006E0FCD"/>
    <w:p w14:paraId="14040DE2" w14:textId="77777777" w:rsidR="006E0FCD" w:rsidRDefault="006E0FCD"/>
    <w:p w14:paraId="7A9564B9" w14:textId="77777777" w:rsidR="006E0FCD" w:rsidRDefault="006E0FCD"/>
    <w:p w14:paraId="5046144D" w14:textId="77777777" w:rsidR="006E0FCD" w:rsidRDefault="006D063C">
      <w:r>
        <w:rPr>
          <w:noProof/>
          <w:lang w:eastAsia="en-US" w:bidi="ar-SA"/>
        </w:rPr>
        <w:lastRenderedPageBreak/>
        <mc:AlternateContent>
          <mc:Choice Requires="wps">
            <w:drawing>
              <wp:anchor distT="0" distB="0" distL="0" distR="0" simplePos="0" relativeHeight="251651072" behindDoc="0" locked="0" layoutInCell="1" allowOverlap="1" wp14:anchorId="3A436D2A" wp14:editId="47BFB195">
                <wp:simplePos x="0" y="0"/>
                <wp:positionH relativeFrom="column">
                  <wp:align>center</wp:align>
                </wp:positionH>
                <wp:positionV relativeFrom="paragraph">
                  <wp:posOffset>720725</wp:posOffset>
                </wp:positionV>
                <wp:extent cx="6332220" cy="5287645"/>
                <wp:effectExtent l="0" t="0" r="0" b="0"/>
                <wp:wrapSquare wrapText="largest"/>
                <wp:docPr id="7" name="Quadro6"/>
                <wp:cNvGraphicFramePr/>
                <a:graphic xmlns:a="http://schemas.openxmlformats.org/drawingml/2006/main">
                  <a:graphicData uri="http://schemas.microsoft.com/office/word/2010/wordprocessingShape">
                    <wps:wsp>
                      <wps:cNvSpPr txBox="1"/>
                      <wps:spPr>
                        <a:xfrm>
                          <a:off x="0" y="0"/>
                          <a:ext cx="6332220" cy="5287645"/>
                        </a:xfrm>
                        <a:prstGeom prst="rect">
                          <a:avLst/>
                        </a:prstGeom>
                      </wps:spPr>
                      <wps:txbx>
                        <w:txbxContent>
                          <w:p w14:paraId="5AAFDADB" w14:textId="77777777" w:rsidR="006D063C" w:rsidRDefault="006D063C">
                            <w:pPr>
                              <w:pStyle w:val="Figura"/>
                            </w:pPr>
                            <w:r>
                              <w:rPr>
                                <w:noProof/>
                                <w:lang w:eastAsia="en-US" w:bidi="ar-SA"/>
                              </w:rPr>
                              <w:drawing>
                                <wp:inline distT="0" distB="0" distL="0" distR="0" wp14:anchorId="57DB1DAF" wp14:editId="0C0EB106">
                                  <wp:extent cx="6332220" cy="4477385"/>
                                  <wp:effectExtent l="0" t="0" r="0" b="0"/>
                                  <wp:docPr id="8"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pic:cNvPicPr>
                                            <a:picLocks noChangeAspect="1" noChangeArrowheads="1"/>
                                          </pic:cNvPicPr>
                                        </pic:nvPicPr>
                                        <pic:blipFill>
                                          <a:blip r:embed="rId6"/>
                                          <a:stretch>
                                            <a:fillRect/>
                                          </a:stretch>
                                        </pic:blipFill>
                                        <pic:spPr bwMode="auto">
                                          <a:xfrm>
                                            <a:off x="0" y="0"/>
                                            <a:ext cx="6332220" cy="4477385"/>
                                          </a:xfrm>
                                          <a:prstGeom prst="rect">
                                            <a:avLst/>
                                          </a:prstGeom>
                                        </pic:spPr>
                                      </pic:pic>
                                    </a:graphicData>
                                  </a:graphic>
                                </wp:inline>
                              </w:drawing>
                            </w:r>
                            <w:r>
                              <w:rPr>
                                <w:vanish/>
                              </w:rPr>
                              <w:br/>
                            </w:r>
                            <w:r>
                              <w:rPr>
                                <w:rFonts w:ascii="Times New Roman" w:hAnsi="Times New Roman"/>
                                <w:i w:val="0"/>
                                <w:iCs w:val="0"/>
                              </w:rPr>
                              <w:t>Figura 3: Carbon storage change (in percentage) for the three different considered plant compartments with the application of a reduction on precipitation (50%). At the top of the figure are shown the results regarding to the employed PFT (low functional diversity) modelling approach; at the bottom of the figure the change on carbon stock for the trait-based (high functional diversity) modelling approach.</w:t>
                            </w:r>
                          </w:p>
                        </w:txbxContent>
                      </wps:txbx>
                      <wps:bodyPr lIns="0" tIns="0" rIns="0" bIns="0" anchor="t">
                        <a:noAutofit/>
                      </wps:bodyPr>
                    </wps:wsp>
                  </a:graphicData>
                </a:graphic>
              </wp:anchor>
            </w:drawing>
          </mc:Choice>
          <mc:Fallback>
            <w:pict>
              <v:shapetype id="_x0000_t202" coordsize="21600,21600" o:spt="202" path="m0,0l0,21600,21600,21600,21600,0xe">
                <v:stroke joinstyle="miter"/>
                <v:path gradientshapeok="t" o:connecttype="rect"/>
              </v:shapetype>
              <v:shape id="Quadro6" o:spid="_x0000_s1028" type="#_x0000_t202" style="position:absolute;margin-left:0;margin-top:56.75pt;width:498.6pt;height:416.35pt;z-index:251651072;visibility:visible;mso-wrap-style:square;mso-wrap-distance-left:0;mso-wrap-distance-top:0;mso-wrap-distance-right:0;mso-wrap-distance-bottom:0;mso-position-horizontal:center;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" filled="f" stroked="f">
                <v:textbox inset="0,0,0,0">
                  <w:txbxContent>
                    <w:p w14:paraId="5AAFDADB" w14:textId="77777777" w:rsidR="006D063C" w:rsidRDefault="006D063C">
                      <w:pPr>
                        <w:pStyle w:val="Figura"/>
                      </w:pPr>
                      <w:r>
                        <w:rPr>
                          <w:noProof/>
                          <w:lang w:eastAsia="en-US" w:bidi="ar-SA"/>
                        </w:rPr>
                        <w:drawing>
                          <wp:inline distT="0" distB="0" distL="0" distR="0" wp14:anchorId="57DB1DAF" wp14:editId="0C0EB106">
                            <wp:extent cx="6332220" cy="4477385"/>
                            <wp:effectExtent l="0" t="0" r="0" b="0"/>
                            <wp:docPr id="8"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5"/>
                                    <pic:cNvPicPr>
                                      <a:picLocks noChangeAspect="1" noChangeArrowheads="1"/>
                                    </pic:cNvPicPr>
                                  </pic:nvPicPr>
                                  <pic:blipFill>
                                    <a:blip r:embed="rId6"/>
                                    <a:stretch>
                                      <a:fillRect/>
                                    </a:stretch>
                                  </pic:blipFill>
                                  <pic:spPr bwMode="auto">
                                    <a:xfrm>
                                      <a:off x="0" y="0"/>
                                      <a:ext cx="6332220" cy="4477385"/>
                                    </a:xfrm>
                                    <a:prstGeom prst="rect">
                                      <a:avLst/>
                                    </a:prstGeom>
                                  </pic:spPr>
                                </pic:pic>
                              </a:graphicData>
                            </a:graphic>
                          </wp:inline>
                        </w:drawing>
                      </w:r>
                      <w:r>
                        <w:rPr>
                          <w:vanish/>
                        </w:rPr>
                        <w:br/>
                      </w:r>
                      <w:r>
                        <w:rPr>
                          <w:rFonts w:ascii="Times New Roman" w:hAnsi="Times New Roman"/>
                          <w:i w:val="0"/>
                          <w:iCs w:val="0"/>
                        </w:rPr>
                        <w:t>Figura 3: Carbon storage change (in percentage) for the three different considered plant compartments with the application of a reduction on precipitation (50%). At the top of the figure are shown the results regarding to the employed PFT (low functional diversity) modelling approach; at the bottom of the figure the change on carbon stock for the trait-based (high functional diversity) modelling approach.</w:t>
                      </w:r>
                    </w:p>
                  </w:txbxContent>
                </v:textbox>
                <w10:wrap type="square" side="largest"/>
              </v:shape>
            </w:pict>
          </mc:Fallback>
        </mc:AlternateContent>
      </w:r>
    </w:p>
    <w:p w14:paraId="2B85BAFF" w14:textId="77777777" w:rsidR="006E0FCD" w:rsidRDefault="006E0FCD"/>
    <w:commentRangeEnd w:id="0"/>
    <w:p w14:paraId="44638721" w14:textId="77777777" w:rsidR="006E0FCD" w:rsidRDefault="006D063C">
      <w:r>
        <w:rPr>
          <w:rStyle w:val="CommentReference"/>
        </w:rPr>
        <w:commentReference w:id="0"/>
      </w:r>
    </w:p>
    <w:p w14:paraId="3943C332" w14:textId="77777777" w:rsidR="006E0FCD" w:rsidRDefault="006E0FCD"/>
    <w:p w14:paraId="77A43691" w14:textId="77777777" w:rsidR="006E0FCD" w:rsidRDefault="006E0FCD"/>
    <w:p w14:paraId="71CE5DF8" w14:textId="77777777" w:rsidR="006E0FCD" w:rsidRDefault="006E0FCD"/>
    <w:p w14:paraId="14F7F8B2" w14:textId="77777777" w:rsidR="006E0FCD" w:rsidRDefault="006E0FCD"/>
    <w:p w14:paraId="080C730C" w14:textId="77777777" w:rsidR="006E0FCD" w:rsidRDefault="006E0FCD"/>
    <w:p w14:paraId="60A6578B" w14:textId="77777777" w:rsidR="006E0FCD" w:rsidRDefault="006E0FCD"/>
    <w:p w14:paraId="68795492" w14:textId="77777777" w:rsidR="006E0FCD" w:rsidRDefault="006E0FCD"/>
    <w:p w14:paraId="11AE6685" w14:textId="77777777" w:rsidR="006E0FCD" w:rsidRDefault="006E0FCD"/>
    <w:p w14:paraId="6A9FAAFF" w14:textId="77777777" w:rsidR="006E0FCD" w:rsidRDefault="006E0FCD"/>
    <w:p w14:paraId="0A6FD8B3" w14:textId="77777777" w:rsidR="006E0FCD" w:rsidRDefault="006E0FCD"/>
    <w:p w14:paraId="7FD8F941" w14:textId="77777777" w:rsidR="006E0FCD" w:rsidRDefault="006E0FCD"/>
    <w:p w14:paraId="41DF3597" w14:textId="77777777" w:rsidR="006E0FCD" w:rsidRDefault="006E0FCD"/>
    <w:p w14:paraId="2B17A8D0" w14:textId="77777777" w:rsidR="006E0FCD" w:rsidRDefault="006E0FCD"/>
    <w:p w14:paraId="45B40DED" w14:textId="77777777" w:rsidR="006E0FCD" w:rsidRDefault="006E0FCD"/>
    <w:p w14:paraId="27871930" w14:textId="77777777" w:rsidR="006E0FCD" w:rsidRDefault="006E0FCD"/>
    <w:p w14:paraId="04DE02FC" w14:textId="77777777" w:rsidR="006E0FCD" w:rsidRDefault="006E0FCD"/>
    <w:p w14:paraId="54252808" w14:textId="77777777" w:rsidR="006E0FCD" w:rsidRDefault="006D063C">
      <w:r>
        <w:rPr>
          <w:noProof/>
          <w:lang w:eastAsia="en-US" w:bidi="ar-SA"/>
        </w:rPr>
        <mc:AlternateContent>
          <mc:Choice Requires="wpg">
            <w:drawing>
              <wp:anchor distT="0" distB="0" distL="0" distR="0" simplePos="0" relativeHeight="251655168" behindDoc="0" locked="0" layoutInCell="1" allowOverlap="1" wp14:anchorId="200C8C5B" wp14:editId="1C712FC4">
                <wp:simplePos x="0" y="0"/>
                <wp:positionH relativeFrom="column">
                  <wp:align>center</wp:align>
                </wp:positionH>
                <wp:positionV relativeFrom="paragraph">
                  <wp:posOffset>635</wp:posOffset>
                </wp:positionV>
                <wp:extent cx="6669405" cy="5240655"/>
                <wp:effectExtent l="0" t="0" r="0" b="0"/>
                <wp:wrapTopAndBottom/>
                <wp:docPr id="12" name=""/>
                <wp:cNvGraphicFramePr/>
                <a:graphic xmlns:a="http://schemas.openxmlformats.org/drawingml/2006/main">
                  <a:graphicData uri="http://schemas.microsoft.com/office/word/2010/wordprocessingGroup">
                    <wpg:wgp>
                      <wpg:cNvGrpSpPr/>
                      <wpg:grpSpPr>
                        <a:xfrm>
                          <a:off x="0" y="0"/>
                          <a:ext cx="6668640" cy="5240160"/>
                          <a:chOff x="0" y="0"/>
                          <a:chExt cx="0" cy="0"/>
                        </a:xfrm>
                      </wpg:grpSpPr>
                      <pic:pic xmlns:pic="http://schemas.openxmlformats.org/drawingml/2006/picture">
                        <pic:nvPicPr>
                          <pic:cNvPr id="2" name="Picture 2"/>
                          <pic:cNvPicPr/>
                        </pic:nvPicPr>
                        <pic:blipFill>
                          <a:blip r:embed="rId8"/>
                          <a:stretch/>
                        </pic:blipFill>
                        <pic:spPr>
                          <a:xfrm>
                            <a:off x="0" y="0"/>
                            <a:ext cx="6668640" cy="5240160"/>
                          </a:xfrm>
                          <a:prstGeom prst="rect">
                            <a:avLst/>
                          </a:prstGeom>
                          <a:ln>
                            <a:noFill/>
                          </a:ln>
                        </pic:spPr>
                      </pic:pic>
                      <wps:wsp>
                        <wps:cNvPr id="4" name="Rectangle 4"/>
                        <wps:cNvSpPr/>
                        <wps:spPr>
                          <a:xfrm>
                            <a:off x="397440" y="20268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127E3C41" w14:textId="77777777" w:rsidR="006D063C" w:rsidRDefault="006D063C">
                              <w:pPr>
                                <w:overflowPunct w:val="0"/>
                              </w:pPr>
                              <w:r>
                                <w:rPr>
                                  <w:rFonts w:ascii="Arial" w:hAnsi="Arial"/>
                                  <w:b/>
                                  <w:bCs/>
                                  <w:color w:val="00000A"/>
                                  <w:sz w:val="16"/>
                                  <w:szCs w:val="16"/>
                                </w:rPr>
                                <w:t>(a)</w:t>
                              </w:r>
                            </w:p>
                          </w:txbxContent>
                        </wps:txbx>
                        <wps:bodyPr lIns="90000" tIns="45000" rIns="90000" bIns="45000">
                          <a:spAutoFit/>
                        </wps:bodyPr>
                      </wps:wsp>
                      <wps:wsp>
                        <wps:cNvPr id="6" name="Rectangle 6"/>
                        <wps:cNvSpPr/>
                        <wps:spPr>
                          <a:xfrm>
                            <a:off x="397440" y="189540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4520ED9A" w14:textId="77777777" w:rsidR="006D063C" w:rsidRDefault="006D063C">
                              <w:pPr>
                                <w:overflowPunct w:val="0"/>
                              </w:pPr>
                              <w:r>
                                <w:rPr>
                                  <w:rFonts w:ascii="Arial" w:hAnsi="Arial"/>
                                  <w:b/>
                                  <w:bCs/>
                                  <w:color w:val="00000A"/>
                                  <w:sz w:val="16"/>
                                  <w:szCs w:val="16"/>
                                </w:rPr>
                                <w:t>(b)</w:t>
                              </w:r>
                            </w:p>
                          </w:txbxContent>
                        </wps:txbx>
                        <wps:bodyPr lIns="90000" tIns="45000" rIns="90000" bIns="45000">
                          <a:spAutoFit/>
                        </wps:bodyPr>
                      </wps:wsp>
                      <wps:wsp>
                        <wps:cNvPr id="9" name="Rectangle 9"/>
                        <wps:cNvSpPr/>
                        <wps:spPr>
                          <a:xfrm>
                            <a:off x="397440" y="20268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348F8653" w14:textId="77777777" w:rsidR="006D063C" w:rsidRDefault="006D063C">
                              <w:pPr>
                                <w:overflowPunct w:val="0"/>
                              </w:pPr>
                              <w:r>
                                <w:rPr>
                                  <w:rFonts w:ascii="Arial" w:hAnsi="Arial"/>
                                  <w:b/>
                                  <w:bCs/>
                                  <w:color w:val="00000A"/>
                                  <w:sz w:val="16"/>
                                  <w:szCs w:val="16"/>
                                </w:rPr>
                                <w:t>(a)</w:t>
                              </w:r>
                            </w:p>
                          </w:txbxContent>
                        </wps:txbx>
                        <wps:bodyPr lIns="90000" tIns="45000" rIns="90000" bIns="45000">
                          <a:spAutoFit/>
                        </wps:bodyPr>
                      </wps:wsp>
                      <wps:wsp>
                        <wps:cNvPr id="11" name="Rectangle 11"/>
                        <wps:cNvSpPr/>
                        <wps:spPr>
                          <a:xfrm>
                            <a:off x="397440" y="20268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64F6E990" w14:textId="77777777" w:rsidR="006D063C" w:rsidRDefault="006D063C">
                              <w:pPr>
                                <w:overflowPunct w:val="0"/>
                              </w:pPr>
                              <w:r>
                                <w:rPr>
                                  <w:rFonts w:ascii="Arial" w:hAnsi="Arial"/>
                                  <w:b/>
                                  <w:bCs/>
                                  <w:color w:val="00000A"/>
                                  <w:sz w:val="16"/>
                                  <w:szCs w:val="16"/>
                                </w:rPr>
                                <w:t>(a)</w:t>
                              </w:r>
                            </w:p>
                          </w:txbxContent>
                        </wps:txbx>
                        <wps:bodyPr lIns="90000" tIns="45000" rIns="90000" bIns="45000">
                          <a:spAutoFit/>
                        </wps:bodyPr>
                      </wps:wsp>
                      <wps:wsp>
                        <wps:cNvPr id="13" name="Rectangle 13"/>
                        <wps:cNvSpPr/>
                        <wps:spPr>
                          <a:xfrm>
                            <a:off x="397440" y="355140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7A127911" w14:textId="77777777" w:rsidR="006D063C" w:rsidRDefault="006D063C">
                              <w:pPr>
                                <w:overflowPunct w:val="0"/>
                              </w:pPr>
                              <w:r>
                                <w:rPr>
                                  <w:rFonts w:ascii="Arial" w:hAnsi="Arial"/>
                                  <w:b/>
                                  <w:bCs/>
                                  <w:color w:val="00000A"/>
                                  <w:sz w:val="16"/>
                                  <w:szCs w:val="16"/>
                                </w:rPr>
                                <w:t>(c)</w:t>
                              </w:r>
                            </w:p>
                          </w:txbxContent>
                        </wps:txbx>
                        <wps:bodyPr lIns="90000" tIns="45000" rIns="90000" bIns="45000">
                          <a:spAutoFit/>
                        </wps:bodyPr>
                      </wps:wsp>
                      <wps:wsp>
                        <wps:cNvPr id="14" name="Rectangle 14"/>
                        <wps:cNvSpPr/>
                        <wps:spPr>
                          <a:xfrm>
                            <a:off x="3638520" y="20268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01E931C8" w14:textId="77777777" w:rsidR="006D063C" w:rsidRDefault="006D063C">
                              <w:pPr>
                                <w:overflowPunct w:val="0"/>
                              </w:pPr>
                              <w:r>
                                <w:rPr>
                                  <w:rFonts w:ascii="Arial" w:hAnsi="Arial"/>
                                  <w:b/>
                                  <w:bCs/>
                                  <w:color w:val="00000A"/>
                                  <w:sz w:val="16"/>
                                  <w:szCs w:val="16"/>
                                </w:rPr>
                                <w:t>(d)</w:t>
                              </w:r>
                            </w:p>
                          </w:txbxContent>
                        </wps:txbx>
                        <wps:bodyPr lIns="90000" tIns="45000" rIns="90000" bIns="45000">
                          <a:spAutoFit/>
                        </wps:bodyPr>
                      </wps:wsp>
                      <wps:wsp>
                        <wps:cNvPr id="15" name="Rectangle 15"/>
                        <wps:cNvSpPr/>
                        <wps:spPr>
                          <a:xfrm>
                            <a:off x="397440" y="20268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0772FE20" w14:textId="77777777" w:rsidR="006D063C" w:rsidRDefault="006D063C">
                              <w:pPr>
                                <w:overflowPunct w:val="0"/>
                              </w:pPr>
                              <w:r>
                                <w:rPr>
                                  <w:rFonts w:ascii="Arial" w:hAnsi="Arial"/>
                                  <w:b/>
                                  <w:bCs/>
                                  <w:color w:val="00000A"/>
                                  <w:sz w:val="16"/>
                                  <w:szCs w:val="16"/>
                                </w:rPr>
                                <w:t>(a)</w:t>
                              </w:r>
                            </w:p>
                          </w:txbxContent>
                        </wps:txbx>
                        <wps:bodyPr lIns="90000" tIns="45000" rIns="90000" bIns="45000">
                          <a:spAutoFit/>
                        </wps:bodyPr>
                      </wps:wsp>
                      <wps:wsp>
                        <wps:cNvPr id="16" name="Rectangle 16"/>
                        <wps:cNvSpPr/>
                        <wps:spPr>
                          <a:xfrm>
                            <a:off x="3638520" y="185940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4923D2FB" w14:textId="77777777" w:rsidR="006D063C" w:rsidRDefault="006D063C">
                              <w:pPr>
                                <w:overflowPunct w:val="0"/>
                              </w:pPr>
                              <w:r>
                                <w:rPr>
                                  <w:rFonts w:ascii="Arial" w:hAnsi="Arial"/>
                                  <w:b/>
                                  <w:bCs/>
                                  <w:color w:val="00000A"/>
                                  <w:sz w:val="16"/>
                                  <w:szCs w:val="16"/>
                                </w:rPr>
                                <w:t>(e)</w:t>
                              </w:r>
                            </w:p>
                          </w:txbxContent>
                        </wps:txbx>
                        <wps:bodyPr lIns="90000" tIns="45000" rIns="90000" bIns="45000">
                          <a:spAutoFit/>
                        </wps:bodyPr>
                      </wps:wsp>
                      <wps:wsp>
                        <wps:cNvPr id="17" name="Rectangle 17"/>
                        <wps:cNvSpPr/>
                        <wps:spPr>
                          <a:xfrm>
                            <a:off x="397440" y="20268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07481414" w14:textId="77777777" w:rsidR="006D063C" w:rsidRDefault="006D063C">
                              <w:pPr>
                                <w:overflowPunct w:val="0"/>
                              </w:pPr>
                              <w:r>
                                <w:rPr>
                                  <w:rFonts w:ascii="Arial" w:hAnsi="Arial"/>
                                  <w:b/>
                                  <w:bCs/>
                                  <w:color w:val="00000A"/>
                                  <w:sz w:val="16"/>
                                  <w:szCs w:val="16"/>
                                </w:rPr>
                                <w:t>(a)</w:t>
                              </w:r>
                            </w:p>
                          </w:txbxContent>
                        </wps:txbx>
                        <wps:bodyPr lIns="90000" tIns="45000" rIns="90000" bIns="45000">
                          <a:spAutoFit/>
                        </wps:bodyPr>
                      </wps:wsp>
                      <wps:wsp>
                        <wps:cNvPr id="18" name="Rectangle 18"/>
                        <wps:cNvSpPr/>
                        <wps:spPr>
                          <a:xfrm>
                            <a:off x="3635280" y="3567960"/>
                            <a:ext cx="54792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209E91F0" w14:textId="77777777" w:rsidR="006D063C" w:rsidRDefault="006D063C">
                              <w:pPr>
                                <w:overflowPunct w:val="0"/>
                              </w:pPr>
                              <w:r>
                                <w:rPr>
                                  <w:rFonts w:ascii="Arial" w:hAnsi="Arial"/>
                                  <w:b/>
                                  <w:bCs/>
                                  <w:color w:val="00000A"/>
                                  <w:sz w:val="16"/>
                                  <w:szCs w:val="16"/>
                                </w:rPr>
                                <w:t>(f)</w:t>
                              </w:r>
                            </w:p>
                          </w:txbxContent>
                        </wps:txbx>
                        <wps:bodyPr lIns="90000" tIns="45000" rIns="90000" bIns="45000">
                          <a:spAutoFit/>
                        </wps:bodyPr>
                      </wps:wsp>
                    </wpg:wgp>
                  </a:graphicData>
                </a:graphic>
              </wp:anchor>
            </w:drawing>
          </mc:Choice>
          <mc:Fallback>
            <w:pict>
              <v:group id="_x0000_s1029" style="position:absolute;margin-left:0;margin-top:.05pt;width:525.15pt;height:412.65pt;z-index:251655168;mso-wrap-distance-left:0;mso-wrap-distance-right:0;mso-position-horizontal:center" coordsize="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width:6668640;height:5240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yt&#10;mWHFAAAA2gAAAA8AAABkcnMvZG93bnJldi54bWxEj09rwkAUxO9Cv8PyCt7qprbUELOKFNrai2gU&#10;wdtr9uUPZt+G7GrSb+8WCh6HmfkNky4H04grda62rOB5EoEgzq2uuVRw2H88xSCcR9bYWCYFv+Rg&#10;uXgYpZho2/OOrpkvRYCwS1BB5X2bSOnyigy6iW2Jg1fYzqAPsiul7rAPcNPIaRS9SYM1h4UKW3qv&#10;KD9nF6Mg/yw3/Sl+ef3e1kd/Wn8V8c9MKjV+HFZzEJ4Gfw//t9dawRT+roQbIBc3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8rZlhxQAAANoAAAAPAAAAAAAAAAAAAAAAAJwC&#10;AABkcnMvZG93bnJldi54bWxQSwUGAAAAAAQABAD3AAAAjgMAAAAA&#10;">
                  <v:imagedata r:id="rId9" o:title=""/>
                </v:shape>
                <v:rect id="Rectangle 4" o:spid="_x0000_s1031" style="position:absolute;left:397440;top:20268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hevwwAA&#10;ANoAAAAPAAAAZHJzL2Rvd25yZXYueG1sRI/RasJAFETfBf9huQXf6qZWS5O6ilbECD60aT/gkr3N&#10;BrN3Q3bV+PeuUPBxmJkzzHzZ20acqfO1YwUv4wQEcel0zZWC35/t8zsIH5A1No5JwZU8LBfDwRwz&#10;7S78TeciVCJC2GeowITQZlL60pBFP3YtcfT+XGcxRNlVUnd4iXDbyEmSvEmLNccFgy19GiqPxckq&#10;2B2m+Wy9yXd7T+YrcJseX5tUqdFTv/oAEagPj/B/O9cKpnC/Em+AXN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mhevwwAAANoAAAAPAAAAAAAAAAAAAAAAAJcCAABkcnMvZG93&#10;bnJldi54bWxQSwUGAAAAAAQABAD1AAAAhwMAAAAA&#10;" filled="f" stroked="f">
                  <v:textbox style="mso-fit-shape-to-text:t" inset="2.5mm,1.25mm,2.5mm,1.25mm">
                    <w:txbxContent>
                      <w:p w14:paraId="127E3C41" w14:textId="77777777" w:rsidR="006D063C" w:rsidRDefault="006D063C">
                        <w:pPr>
                          <w:overflowPunct w:val="0"/>
                        </w:pPr>
                        <w:r>
                          <w:rPr>
                            <w:rFonts w:ascii="Arial" w:hAnsi="Arial"/>
                            <w:b/>
                            <w:bCs/>
                            <w:color w:val="00000A"/>
                            <w:sz w:val="16"/>
                            <w:szCs w:val="16"/>
                          </w:rPr>
                          <w:t>(a)</w:t>
                        </w:r>
                      </w:p>
                    </w:txbxContent>
                  </v:textbox>
                </v:rect>
                <v:rect id="Rectangle 6" o:spid="_x0000_s1032" style="position:absolute;left:397440;top:189540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BCxDwwAA&#10;ANoAAAAPAAAAZHJzL2Rvd25yZXYueG1sRI/RasJAFETfC/7DcgXfdKO20qRZRS3FCD6o7Qdcstds&#10;MHs3ZLea/n23IPRxmJkzTL7qbSNu1PnasYLpJAFBXDpdc6Xg6/Nj/ArCB2SNjWNS8EMeVsvBU46Z&#10;dnc+0e0cKhEh7DNUYEJoMyl9aciin7iWOHoX11kMUXaV1B3eI9w2cpYkC2mx5rhgsKWtofJ6/rYK&#10;dofn4mXzXuz2nswxcJte502q1GjYr99ABOrDf/jRLrSCBfxdiTdAL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BCxDwwAAANoAAAAPAAAAAAAAAAAAAAAAAJcCAABkcnMvZG93&#10;bnJldi54bWxQSwUGAAAAAAQABAD1AAAAhwMAAAAA&#10;" filled="f" stroked="f">
                  <v:textbox style="mso-fit-shape-to-text:t" inset="2.5mm,1.25mm,2.5mm,1.25mm">
                    <w:txbxContent>
                      <w:p w14:paraId="4520ED9A" w14:textId="77777777" w:rsidR="006D063C" w:rsidRDefault="006D063C">
                        <w:pPr>
                          <w:overflowPunct w:val="0"/>
                        </w:pPr>
                        <w:r>
                          <w:rPr>
                            <w:rFonts w:ascii="Arial" w:hAnsi="Arial"/>
                            <w:b/>
                            <w:bCs/>
                            <w:color w:val="00000A"/>
                            <w:sz w:val="16"/>
                            <w:szCs w:val="16"/>
                          </w:rPr>
                          <w:t>(b)</w:t>
                        </w:r>
                      </w:p>
                    </w:txbxContent>
                  </v:textbox>
                </v:rect>
                <v:rect id="Rectangle 9" o:spid="_x0000_s1033" style="position:absolute;left:397440;top:20268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m7gxwwAA&#10;ANoAAAAPAAAAZHJzL2Rvd25yZXYueG1sRI/RasJAFETfC/7DcoW+6UZrxaRZxbaIEXxotR9wyV6z&#10;Idm7IbvV9O+7BaGPw8ycYfLNYFtxpd7XjhXMpgkI4tLpmisFX+fdZAXCB2SNrWNS8EMeNuvRQ46Z&#10;djf+pOspVCJC2GeowITQZVL60pBFP3UdcfQurrcYouwrqXu8Rbht5TxJltJizXHBYEdvhsrm9G0V&#10;7I+L4vn1vdgfPJmPwF3aPLWpUo/jYfsCItAQ/sP3dqEVpPB3Jd4Auf4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m7gxwwAAANoAAAAPAAAAAAAAAAAAAAAAAJcCAABkcnMvZG93&#10;bnJldi54bWxQSwUGAAAAAAQABAD1AAAAhwMAAAAA&#10;" filled="f" stroked="f">
                  <v:textbox style="mso-fit-shape-to-text:t" inset="2.5mm,1.25mm,2.5mm,1.25mm">
                    <w:txbxContent>
                      <w:p w14:paraId="348F8653" w14:textId="77777777" w:rsidR="006D063C" w:rsidRDefault="006D063C">
                        <w:pPr>
                          <w:overflowPunct w:val="0"/>
                        </w:pPr>
                        <w:r>
                          <w:rPr>
                            <w:rFonts w:ascii="Arial" w:hAnsi="Arial"/>
                            <w:b/>
                            <w:bCs/>
                            <w:color w:val="00000A"/>
                            <w:sz w:val="16"/>
                            <w:szCs w:val="16"/>
                          </w:rPr>
                          <w:t>(a)</w:t>
                        </w:r>
                      </w:p>
                    </w:txbxContent>
                  </v:textbox>
                </v:rect>
                <v:rect id="Rectangle 11" o:spid="_x0000_s1034" style="position:absolute;left:397440;top:20268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PHZcwQAA&#10;ANsAAAAPAAAAZHJzL2Rvd25yZXYueG1sRE/bisIwEH1f8B/CCL6tqbqKVqOoy2IX9sHbBwzN2BSb&#10;SWmyWv/eCAv7NodzncWqtZW4UeNLxwoG/QQEce50yYWC8+nrfQrCB2SNlWNS8CAPq2XnbYGpdnc+&#10;0O0YChFD2KeowIRQp1L63JBF33c1ceQurrEYImwKqRu8x3BbyWGSTKTFkmODwZq2hvLr8dcq2P18&#10;ZOPNZ7b79mT2gevZdVTNlOp12/UcRKA2/Iv/3JmO8wfw+iUeIJ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x2XMEAAADbAAAADwAAAAAAAAAAAAAAAACXAgAAZHJzL2Rvd25y&#10;ZXYueG1sUEsFBgAAAAAEAAQA9QAAAIUDAAAAAA==&#10;" filled="f" stroked="f">
                  <v:textbox style="mso-fit-shape-to-text:t" inset="2.5mm,1.25mm,2.5mm,1.25mm">
                    <w:txbxContent>
                      <w:p w14:paraId="64F6E990" w14:textId="77777777" w:rsidR="006D063C" w:rsidRDefault="006D063C">
                        <w:pPr>
                          <w:overflowPunct w:val="0"/>
                        </w:pPr>
                        <w:r>
                          <w:rPr>
                            <w:rFonts w:ascii="Arial" w:hAnsi="Arial"/>
                            <w:b/>
                            <w:bCs/>
                            <w:color w:val="00000A"/>
                            <w:sz w:val="16"/>
                            <w:szCs w:val="16"/>
                          </w:rPr>
                          <w:t>(a)</w:t>
                        </w:r>
                      </w:p>
                    </w:txbxContent>
                  </v:textbox>
                </v:rect>
                <v:rect id="Rectangle 13" o:spid="_x0000_s1035" style="position:absolute;left:397440;top:355140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ok2wwgAA&#10;ANsAAAAPAAAAZHJzL2Rvd25yZXYueG1sRE/NasJAEL4LvsMyhd7MptWWmrqKrUgieGhtH2DITrPB&#10;7GzIria+vVsQvM3H9zuL1WAbcabO144VPCUpCOLS6ZorBb8/28kbCB+QNTaOScGFPKyW49ECM+16&#10;/qbzIVQihrDPUIEJoc2k9KUhiz5xLXHk/lxnMUTYVVJ32Mdw28jnNH2VFmuODQZb+jRUHg8nqyDf&#10;z4qXj02R7zyZr8Dt/Dht5ko9PgzrdxCBhnAX39yFjvOn8P9LPEAur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uiTbDCAAAA2wAAAA8AAAAAAAAAAAAAAAAAlwIAAGRycy9kb3du&#10;cmV2LnhtbFBLBQYAAAAABAAEAPUAAACGAwAAAAA=&#10;" filled="f" stroked="f">
                  <v:textbox style="mso-fit-shape-to-text:t" inset="2.5mm,1.25mm,2.5mm,1.25mm">
                    <w:txbxContent>
                      <w:p w14:paraId="7A127911" w14:textId="77777777" w:rsidR="006D063C" w:rsidRDefault="006D063C">
                        <w:pPr>
                          <w:overflowPunct w:val="0"/>
                        </w:pPr>
                        <w:r>
                          <w:rPr>
                            <w:rFonts w:ascii="Arial" w:hAnsi="Arial"/>
                            <w:b/>
                            <w:bCs/>
                            <w:color w:val="00000A"/>
                            <w:sz w:val="16"/>
                            <w:szCs w:val="16"/>
                          </w:rPr>
                          <w:t>(c)</w:t>
                        </w:r>
                      </w:p>
                    </w:txbxContent>
                  </v:textbox>
                </v:rect>
                <v:rect id="Rectangle 14" o:spid="_x0000_s1036" style="position:absolute;left:3638520;top:20268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S9XEwQAA&#10;ANsAAAAPAAAAZHJzL2Rvd25yZXYueG1sRE/basJAEH0v+A/LCH0zG+sFja5iLcUU+uDtA4bsmA1m&#10;Z0N2q+nfdwWhb3M411muO1uLG7W+cqxgmKQgiAunKy4VnE+fgxkIH5A11o5JwS95WK96L0vMtLvz&#10;gW7HUIoYwj5DBSaEJpPSF4Ys+sQ1xJG7uNZiiLAtpW7xHsNtLd/SdCotVhwbDDa0NVRcjz9Wwe57&#10;nE/eP/LdlyezD9zMr6N6rtRrv9ssQATqwr/46c51nD+Gxy/xALn6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EvVxMEAAADbAAAADwAAAAAAAAAAAAAAAACXAgAAZHJzL2Rvd25y&#10;ZXYueG1sUEsFBgAAAAAEAAQA9QAAAIUDAAAAAA==&#10;" filled="f" stroked="f">
                  <v:textbox style="mso-fit-shape-to-text:t" inset="2.5mm,1.25mm,2.5mm,1.25mm">
                    <w:txbxContent>
                      <w:p w14:paraId="01E931C8" w14:textId="77777777" w:rsidR="006D063C" w:rsidRDefault="006D063C">
                        <w:pPr>
                          <w:overflowPunct w:val="0"/>
                        </w:pPr>
                        <w:r>
                          <w:rPr>
                            <w:rFonts w:ascii="Arial" w:hAnsi="Arial"/>
                            <w:b/>
                            <w:bCs/>
                            <w:color w:val="00000A"/>
                            <w:sz w:val="16"/>
                            <w:szCs w:val="16"/>
                          </w:rPr>
                          <w:t>(d)</w:t>
                        </w:r>
                      </w:p>
                    </w:txbxContent>
                  </v:textbox>
                </v:rect>
                <v:rect id="Rectangle 15" o:spid="_x0000_s1037" style="position:absolute;left:397440;top:20268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B3BfwQAA&#10;ANsAAAAPAAAAZHJzL2Rvd25yZXYueG1sRE/bisIwEH1f8B/CCL6tqeuFtRrFVcQKPrjufsDQjE2x&#10;mZQmav17Iyzs2xzOdebL1lbiRo0vHSsY9BMQxLnTJRcKfn+2758gfEDWWDkmBQ/ysFx03uaYanfn&#10;b7qdQiFiCPsUFZgQ6lRKnxuy6PuuJo7c2TUWQ4RNIXWD9xhuK/mRJBNpseTYYLCmtaH8crpaBbvD&#10;KBt/bbLd3pM5Bq6nl2E1VarXbVczEIHa8C/+c2c6zh/D65d4gFw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wdwX8EAAADbAAAADwAAAAAAAAAAAAAAAACXAgAAZHJzL2Rvd25y&#10;ZXYueG1sUEsFBgAAAAAEAAQA9QAAAIUDAAAAAA==&#10;" filled="f" stroked="f">
                  <v:textbox style="mso-fit-shape-to-text:t" inset="2.5mm,1.25mm,2.5mm,1.25mm">
                    <w:txbxContent>
                      <w:p w14:paraId="0772FE20" w14:textId="77777777" w:rsidR="006D063C" w:rsidRDefault="006D063C">
                        <w:pPr>
                          <w:overflowPunct w:val="0"/>
                        </w:pPr>
                        <w:r>
                          <w:rPr>
                            <w:rFonts w:ascii="Arial" w:hAnsi="Arial"/>
                            <w:b/>
                            <w:bCs/>
                            <w:color w:val="00000A"/>
                            <w:sz w:val="16"/>
                            <w:szCs w:val="16"/>
                          </w:rPr>
                          <w:t>(a)</w:t>
                        </w:r>
                      </w:p>
                    </w:txbxContent>
                  </v:textbox>
                </v:rect>
                <v:rect id="Rectangle 16" o:spid="_x0000_s1038" style="position:absolute;left:3638520;top:185940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1e4owQAA&#10;ANsAAAAPAAAAZHJzL2Rvd25yZXYueG1sRE/NasJAEL4LvsMyQm91U6tBo6vYiphCD636AEN2mg1m&#10;Z0N21fj2rlDwNh/f7yxWna3FhVpfOVbwNkxAEBdOV1wqOB62r1MQPiBrrB2Tght5WC37vQVm2l35&#10;ly77UIoYwj5DBSaEJpPSF4Ys+qFriCP351qLIcK2lLrFawy3tRwlSSotVhwbDDb0aag47c9Wwe57&#10;nE8+Nvnuy5P5CdzMTu/1TKmXQbeegwjUhaf4353rOD+Fxy/xALm8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y9XuKMEAAADbAAAADwAAAAAAAAAAAAAAAACXAgAAZHJzL2Rvd25y&#10;ZXYueG1sUEsFBgAAAAAEAAQA9QAAAIUDAAAAAA==&#10;" filled="f" stroked="f">
                  <v:textbox style="mso-fit-shape-to-text:t" inset="2.5mm,1.25mm,2.5mm,1.25mm">
                    <w:txbxContent>
                      <w:p w14:paraId="4923D2FB" w14:textId="77777777" w:rsidR="006D063C" w:rsidRDefault="006D063C">
                        <w:pPr>
                          <w:overflowPunct w:val="0"/>
                        </w:pPr>
                        <w:r>
                          <w:rPr>
                            <w:rFonts w:ascii="Arial" w:hAnsi="Arial"/>
                            <w:b/>
                            <w:bCs/>
                            <w:color w:val="00000A"/>
                            <w:sz w:val="16"/>
                            <w:szCs w:val="16"/>
                          </w:rPr>
                          <w:t>(e)</w:t>
                        </w:r>
                      </w:p>
                    </w:txbxContent>
                  </v:textbox>
                </v:rect>
                <v:rect id="Rectangle 17" o:spid="_x0000_s1039" style="position:absolute;left:397440;top:20268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mUuzwgAA&#10;ANsAAAAPAAAAZHJzL2Rvd25yZXYueG1sRE/NasJAEL4LvsMyhd7qpra1NboRbREjeGjVBxiyYzYk&#10;OxuyW41v3y0I3ubj+535oreNOFPnK8cKnkcJCOLC6YpLBcfD+ukDhA/IGhvHpOBKHhbZcDDHVLsL&#10;/9B5H0oRQ9inqMCE0KZS+sKQRT9yLXHkTq6zGCLsSqk7vMRw28hxkkykxYpjg8GWPg0V9f7XKtjs&#10;XvO31Ve+2Xoy34Hbaf3STJV6fOiXMxCB+nAX39y5jvPf4f+XeIDM/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SZS7PCAAAA2wAAAA8AAAAAAAAAAAAAAAAAlwIAAGRycy9kb3du&#10;cmV2LnhtbFBLBQYAAAAABAAEAPUAAACGAwAAAAA=&#10;" filled="f" stroked="f">
                  <v:textbox style="mso-fit-shape-to-text:t" inset="2.5mm,1.25mm,2.5mm,1.25mm">
                    <w:txbxContent>
                      <w:p w14:paraId="07481414" w14:textId="77777777" w:rsidR="006D063C" w:rsidRDefault="006D063C">
                        <w:pPr>
                          <w:overflowPunct w:val="0"/>
                        </w:pPr>
                        <w:r>
                          <w:rPr>
                            <w:rFonts w:ascii="Arial" w:hAnsi="Arial"/>
                            <w:b/>
                            <w:bCs/>
                            <w:color w:val="00000A"/>
                            <w:sz w:val="16"/>
                            <w:szCs w:val="16"/>
                          </w:rPr>
                          <w:t>(a)</w:t>
                        </w:r>
                      </w:p>
                    </w:txbxContent>
                  </v:textbox>
                </v:rect>
                <v:rect id="Rectangle 18" o:spid="_x0000_s1040" style="position:absolute;left:3635280;top:3567960;width:54792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" filled="f" stroked="f">
                  <v:textbox style="mso-fit-shape-to-text:t" inset="2.5mm,1.25mm,2.5mm,1.25mm">
                    <w:txbxContent>
                      <w:p w14:paraId="209E91F0" w14:textId="77777777" w:rsidR="006D063C" w:rsidRDefault="006D063C">
                        <w:pPr>
                          <w:overflowPunct w:val="0"/>
                        </w:pPr>
                        <w:r>
                          <w:rPr>
                            <w:rFonts w:ascii="Arial" w:hAnsi="Arial"/>
                            <w:b/>
                            <w:bCs/>
                            <w:color w:val="00000A"/>
                            <w:sz w:val="16"/>
                            <w:szCs w:val="16"/>
                          </w:rPr>
                          <w:t>(f)</w:t>
                        </w:r>
                      </w:p>
                    </w:txbxContent>
                  </v:textbox>
                </v:rect>
                <w10:wrap type="topAndBottom"/>
              </v:group>
            </w:pict>
          </mc:Fallback>
        </mc:AlternateContent>
      </w:r>
    </w:p>
    <w:p w14:paraId="307D945F" w14:textId="77777777" w:rsidR="006E0FCD" w:rsidRDefault="007A4C90">
      <w:r>
        <w:rPr>
          <w:noProof/>
          <w:lang w:eastAsia="en-US" w:bidi="ar-SA"/>
        </w:rPr>
        <mc:AlternateContent>
          <mc:Choice Requires="wps">
            <w:drawing>
              <wp:anchor distT="0" distB="0" distL="0" distR="0" simplePos="0" relativeHeight="251654144" behindDoc="0" locked="0" layoutInCell="1" allowOverlap="1" wp14:anchorId="3D42283A" wp14:editId="2E0E117D">
                <wp:simplePos x="0" y="0"/>
                <wp:positionH relativeFrom="column">
                  <wp:posOffset>-114300</wp:posOffset>
                </wp:positionH>
                <wp:positionV relativeFrom="paragraph">
                  <wp:posOffset>8890</wp:posOffset>
                </wp:positionV>
                <wp:extent cx="6669405" cy="6718935"/>
                <wp:effectExtent l="0" t="0" r="0" b="0"/>
                <wp:wrapNone/>
                <wp:docPr id="10" name="Quadro7"/>
                <wp:cNvGraphicFramePr/>
                <a:graphic xmlns:a="http://schemas.openxmlformats.org/drawingml/2006/main">
                  <a:graphicData uri="http://schemas.microsoft.com/office/word/2010/wordprocessingShape">
                    <wps:wsp>
                      <wps:cNvSpPr txBox="1"/>
                      <wps:spPr>
                        <a:xfrm>
                          <a:off x="0" y="0"/>
                          <a:ext cx="6669405" cy="6718935"/>
                        </a:xfrm>
                        <a:prstGeom prst="rect">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4665231" w14:textId="77777777" w:rsidR="006D063C" w:rsidRDefault="006D063C">
                            <w:pPr>
                              <w:pStyle w:val="Figura"/>
                              <w:jc w:val="both"/>
                            </w:pPr>
                            <w:r>
                              <w:rPr>
                                <w:rFonts w:ascii="Times New Roman" w:hAnsi="Times New Roman"/>
                                <w:i w:val="0"/>
                                <w:iCs w:val="0"/>
                              </w:rPr>
                              <w:t>Figure 4: Densit</w:t>
                            </w:r>
                            <w:r>
                              <w:rPr>
                                <w:rFonts w:ascii="Times New Roman" w:hAnsi="Times New Roman"/>
                                <w:i w:val="0"/>
                                <w:iCs w:val="0"/>
                              </w:rPr>
                              <w:t>y</w:t>
                            </w:r>
                            <w:r>
                              <w:rPr>
                                <w:rFonts w:ascii="Times New Roman" w:hAnsi="Times New Roman"/>
                                <w:i w:val="0"/>
                                <w:iCs w:val="0"/>
                              </w:rPr>
                              <w:t xml:space="preserve"> distributions of allocation traits using the Trait probability densities method (TPD; Carmona et al., 2016). The curves correspond</w:t>
                            </w:r>
                            <w:del w:id="1" w:author="David Lapola" w:date="2020-09-02T10:04:00Z">
                              <w:r w:rsidDel="007A4C90">
                                <w:rPr>
                                  <w:rFonts w:ascii="Times New Roman" w:hAnsi="Times New Roman"/>
                                  <w:i w:val="0"/>
                                  <w:iCs w:val="0"/>
                                </w:rPr>
                                <w:delText>s</w:delText>
                              </w:r>
                            </w:del>
                            <w:r>
                              <w:rPr>
                                <w:rFonts w:ascii="Times New Roman" w:hAnsi="Times New Roman"/>
                                <w:i w:val="0"/>
                                <w:iCs w:val="0"/>
                              </w:rPr>
                              <w:t xml:space="preserve">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allocation traits the unit of the trait values is in percentages. Abgw: aboveground woody tissues. Low prec.: low precipitation.</w:t>
                            </w:r>
                            <w:r>
                              <w:t xml:space="preserve">  </w:t>
                            </w:r>
                          </w:p>
                        </w:txbxContent>
                      </wps:txbx>
                      <wps:bodyPr lIns="0" tIns="0" rIns="0" bIns="0" anchor="t">
                        <a:noAutofit/>
                      </wps:bodyPr>
                    </wps:wsp>
                  </a:graphicData>
                </a:graphic>
                <wp14:sizeRelH relativeFrom="margin">
                  <wp14:pctWidth>0</wp14:pctWidth>
                </wp14:sizeRelH>
                <wp14:sizeRelV relativeFrom="margin">
                  <wp14:pctHeight>0</wp14:pctHeight>
                </wp14:sizeRelV>
              </wp:anchor>
            </w:drawing>
          </mc:Choice>
          <mc:Fallback>
            <w:pict>
              <v:shape id="Quadro7" o:spid="_x0000_s1041" type="#_x0000_t202" style="position:absolute;margin-left:-8.95pt;margin-top:.7pt;width:525.15pt;height:529.05pt;z-index:25165414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" filled="f" stroked="f">
                <v:textbox inset="0,0,0,0">
                  <w:txbxContent>
                    <w:p w14:paraId="74665231" w14:textId="77777777" w:rsidR="006D063C" w:rsidRDefault="006D063C">
                      <w:pPr>
                        <w:pStyle w:val="Figura"/>
                        <w:jc w:val="both"/>
                      </w:pPr>
                      <w:r>
                        <w:rPr>
                          <w:rFonts w:ascii="Times New Roman" w:hAnsi="Times New Roman"/>
                          <w:i w:val="0"/>
                          <w:iCs w:val="0"/>
                        </w:rPr>
                        <w:t>Figure 4: Densit</w:t>
                      </w:r>
                      <w:r>
                        <w:rPr>
                          <w:rFonts w:ascii="Times New Roman" w:hAnsi="Times New Roman"/>
                          <w:i w:val="0"/>
                          <w:iCs w:val="0"/>
                        </w:rPr>
                        <w:t>y</w:t>
                      </w:r>
                      <w:r>
                        <w:rPr>
                          <w:rFonts w:ascii="Times New Roman" w:hAnsi="Times New Roman"/>
                          <w:i w:val="0"/>
                          <w:iCs w:val="0"/>
                        </w:rPr>
                        <w:t xml:space="preserve"> distributions of allocation traits using the Trait probability densities method (TPD; Carmona et al., 2016). The curves correspond</w:t>
                      </w:r>
                      <w:del w:id="2" w:author="David Lapola" w:date="2020-09-02T10:04:00Z">
                        <w:r w:rsidDel="007A4C90">
                          <w:rPr>
                            <w:rFonts w:ascii="Times New Roman" w:hAnsi="Times New Roman"/>
                            <w:i w:val="0"/>
                            <w:iCs w:val="0"/>
                          </w:rPr>
                          <w:delText>s</w:delText>
                        </w:r>
                      </w:del>
                      <w:r>
                        <w:rPr>
                          <w:rFonts w:ascii="Times New Roman" w:hAnsi="Times New Roman"/>
                          <w:i w:val="0"/>
                          <w:iCs w:val="0"/>
                        </w:rPr>
                        <w:t xml:space="preserve">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allocation traits the unit of the trait values is in percentages. Abgw: aboveground woody tissues. Low prec.: low precipitation.</w:t>
                      </w:r>
                      <w:r>
                        <w:t xml:space="preserve">  </w:t>
                      </w:r>
                    </w:p>
                  </w:txbxContent>
                </v:textbox>
              </v:shape>
            </w:pict>
          </mc:Fallback>
        </mc:AlternateContent>
      </w:r>
    </w:p>
    <w:p w14:paraId="5CB1D5B4" w14:textId="77777777" w:rsidR="006E0FCD" w:rsidRDefault="006E0FCD"/>
    <w:p w14:paraId="2D604863" w14:textId="77777777" w:rsidR="006E0FCD" w:rsidRDefault="006E0FCD"/>
    <w:p w14:paraId="61C5CA51" w14:textId="77777777" w:rsidR="006E0FCD" w:rsidRDefault="006E0FCD"/>
    <w:p w14:paraId="7BEF62C8" w14:textId="77777777" w:rsidR="006E0FCD" w:rsidRDefault="006E0FCD"/>
    <w:p w14:paraId="29AD9F4C" w14:textId="77777777" w:rsidR="006E0FCD" w:rsidRDefault="006E0FCD"/>
    <w:p w14:paraId="04C4FE34" w14:textId="77777777" w:rsidR="006E0FCD" w:rsidRDefault="006E0FCD"/>
    <w:p w14:paraId="1458D155" w14:textId="77777777" w:rsidR="006E0FCD" w:rsidRDefault="006E0FCD"/>
    <w:p w14:paraId="2E636573" w14:textId="77777777" w:rsidR="006E0FCD" w:rsidRDefault="006E0FCD"/>
    <w:p w14:paraId="3637AFC4" w14:textId="77777777" w:rsidR="006E0FCD" w:rsidRDefault="006D063C">
      <w:commentRangeStart w:id="3"/>
      <w:r>
        <w:rPr>
          <w:noProof/>
          <w:lang w:eastAsia="en-US" w:bidi="ar-SA"/>
        </w:rPr>
        <w:lastRenderedPageBreak/>
        <mc:AlternateContent>
          <mc:Choice Requires="wpg">
            <w:drawing>
              <wp:anchor distT="0" distB="0" distL="0" distR="0" simplePos="0" relativeHeight="251657216" behindDoc="0" locked="0" layoutInCell="1" allowOverlap="1" wp14:anchorId="6CC1A8C5" wp14:editId="5C748EE4">
                <wp:simplePos x="0" y="0"/>
                <wp:positionH relativeFrom="column">
                  <wp:align>center</wp:align>
                </wp:positionH>
                <wp:positionV relativeFrom="paragraph">
                  <wp:posOffset>635</wp:posOffset>
                </wp:positionV>
                <wp:extent cx="6669405" cy="5240655"/>
                <wp:effectExtent l="0" t="0" r="0" b="0"/>
                <wp:wrapTopAndBottom/>
                <wp:docPr id="20" name="Forma3"/>
                <wp:cNvGraphicFramePr/>
                <a:graphic xmlns:a="http://schemas.openxmlformats.org/drawingml/2006/main">
                  <a:graphicData uri="http://schemas.microsoft.com/office/word/2010/wordprocessingGroup">
                    <wpg:wgp>
                      <wpg:cNvGrpSpPr/>
                      <wpg:grpSpPr>
                        <a:xfrm>
                          <a:off x="0" y="0"/>
                          <a:ext cx="6668640" cy="5240160"/>
                          <a:chOff x="0" y="0"/>
                          <a:chExt cx="0" cy="0"/>
                        </a:xfrm>
                      </wpg:grpSpPr>
                      <pic:pic xmlns:pic="http://schemas.openxmlformats.org/drawingml/2006/picture">
                        <pic:nvPicPr>
                          <pic:cNvPr id="21" name="Picture 21"/>
                          <pic:cNvPicPr/>
                        </pic:nvPicPr>
                        <pic:blipFill>
                          <a:blip r:embed="rId10"/>
                          <a:stretch/>
                        </pic:blipFill>
                        <pic:spPr>
                          <a:xfrm>
                            <a:off x="0" y="0"/>
                            <a:ext cx="6668640" cy="5240160"/>
                          </a:xfrm>
                          <a:prstGeom prst="rect">
                            <a:avLst/>
                          </a:prstGeom>
                          <a:ln>
                            <a:noFill/>
                          </a:ln>
                        </pic:spPr>
                      </pic:pic>
                      <wps:wsp>
                        <wps:cNvPr id="22" name="Rectangle 22"/>
                        <wps:cNvSpPr/>
                        <wps:spPr>
                          <a:xfrm>
                            <a:off x="379080" y="183600"/>
                            <a:ext cx="82224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24824A96" w14:textId="77777777" w:rsidR="006D063C" w:rsidRDefault="006D063C">
                              <w:pPr>
                                <w:overflowPunct w:val="0"/>
                              </w:pPr>
                              <w:r>
                                <w:rPr>
                                  <w:rFonts w:ascii="Arial" w:hAnsi="Arial"/>
                                  <w:b/>
                                  <w:bCs/>
                                  <w:color w:val="00000A"/>
                                  <w:sz w:val="16"/>
                                  <w:szCs w:val="16"/>
                                </w:rPr>
                                <w:t>(a)</w:t>
                              </w:r>
                            </w:p>
                          </w:txbxContent>
                        </wps:txbx>
                        <wps:bodyPr lIns="90000" tIns="45000" rIns="90000" bIns="45000">
                          <a:spAutoFit/>
                        </wps:bodyPr>
                      </wps:wsp>
                      <wps:wsp>
                        <wps:cNvPr id="23" name="Rectangle 23"/>
                        <wps:cNvSpPr/>
                        <wps:spPr>
                          <a:xfrm>
                            <a:off x="379080" y="1876320"/>
                            <a:ext cx="82224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42C315AD" w14:textId="77777777" w:rsidR="006D063C" w:rsidRDefault="006D063C">
                              <w:pPr>
                                <w:overflowPunct w:val="0"/>
                              </w:pPr>
                              <w:r>
                                <w:rPr>
                                  <w:rFonts w:ascii="Arial" w:hAnsi="Arial"/>
                                  <w:b/>
                                  <w:bCs/>
                                  <w:color w:val="00000A"/>
                                  <w:sz w:val="16"/>
                                  <w:szCs w:val="16"/>
                                </w:rPr>
                                <w:t>(b)</w:t>
                              </w:r>
                            </w:p>
                          </w:txbxContent>
                        </wps:txbx>
                        <wps:bodyPr lIns="90000" tIns="45000" rIns="90000" bIns="45000">
                          <a:spAutoFit/>
                        </wps:bodyPr>
                      </wps:wsp>
                      <wps:wsp>
                        <wps:cNvPr id="24" name="Rectangle 24"/>
                        <wps:cNvSpPr/>
                        <wps:spPr>
                          <a:xfrm>
                            <a:off x="379080" y="3532680"/>
                            <a:ext cx="82224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572812C8" w14:textId="77777777" w:rsidR="006D063C" w:rsidRDefault="006D063C">
                              <w:pPr>
                                <w:overflowPunct w:val="0"/>
                              </w:pPr>
                              <w:r>
                                <w:rPr>
                                  <w:rFonts w:ascii="Arial" w:hAnsi="Arial"/>
                                  <w:b/>
                                  <w:bCs/>
                                  <w:color w:val="00000A"/>
                                  <w:sz w:val="16"/>
                                  <w:szCs w:val="16"/>
                                </w:rPr>
                                <w:t>(c)</w:t>
                              </w:r>
                            </w:p>
                          </w:txbxContent>
                        </wps:txbx>
                        <wps:bodyPr lIns="90000" tIns="45000" rIns="90000" bIns="45000">
                          <a:spAutoFit/>
                        </wps:bodyPr>
                      </wps:wsp>
                      <wps:wsp>
                        <wps:cNvPr id="25" name="Rectangle 25"/>
                        <wps:cNvSpPr/>
                        <wps:spPr>
                          <a:xfrm>
                            <a:off x="3635280" y="219240"/>
                            <a:ext cx="82224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45979173" w14:textId="77777777" w:rsidR="006D063C" w:rsidRDefault="006D063C">
                              <w:pPr>
                                <w:overflowPunct w:val="0"/>
                              </w:pPr>
                              <w:r>
                                <w:rPr>
                                  <w:rFonts w:ascii="Arial" w:hAnsi="Arial"/>
                                  <w:b/>
                                  <w:bCs/>
                                  <w:color w:val="00000A"/>
                                  <w:sz w:val="16"/>
                                  <w:szCs w:val="16"/>
                                </w:rPr>
                                <w:t>(d)</w:t>
                              </w:r>
                            </w:p>
                          </w:txbxContent>
                        </wps:txbx>
                        <wps:bodyPr lIns="90000" tIns="45000" rIns="90000" bIns="45000">
                          <a:spAutoFit/>
                        </wps:bodyPr>
                      </wps:wsp>
                      <wps:wsp>
                        <wps:cNvPr id="26" name="Rectangle 26"/>
                        <wps:cNvSpPr/>
                        <wps:spPr>
                          <a:xfrm>
                            <a:off x="3635280" y="1876320"/>
                            <a:ext cx="82224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23440FD5" w14:textId="77777777" w:rsidR="006D063C" w:rsidRDefault="006D063C">
                              <w:pPr>
                                <w:overflowPunct w:val="0"/>
                              </w:pPr>
                              <w:r>
                                <w:rPr>
                                  <w:rFonts w:ascii="Arial" w:hAnsi="Arial"/>
                                  <w:b/>
                                  <w:bCs/>
                                  <w:color w:val="00000A"/>
                                  <w:sz w:val="16"/>
                                  <w:szCs w:val="16"/>
                                </w:rPr>
                                <w:t>(e)</w:t>
                              </w:r>
                            </w:p>
                          </w:txbxContent>
                        </wps:txbx>
                        <wps:bodyPr lIns="90000" tIns="45000" rIns="90000" bIns="45000">
                          <a:spAutoFit/>
                        </wps:bodyPr>
                      </wps:wsp>
                      <wps:wsp>
                        <wps:cNvPr id="27" name="Rectangle 27"/>
                        <wps:cNvSpPr/>
                        <wps:spPr>
                          <a:xfrm>
                            <a:off x="3635280" y="3532680"/>
                            <a:ext cx="822240" cy="206280"/>
                          </a:xfrm>
                          <a:prstGeom prst="rect">
                            <a:avLst/>
                          </a:prstGeom>
                          <a:noFill/>
                          <a:ln>
                            <a:noFill/>
                          </a:ln>
                        </wps:spPr>
                        <wps:style>
                          <a:lnRef idx="0">
                            <a:scrgbClr r="0" g="0" b="0"/>
                          </a:lnRef>
                          <a:fillRef idx="0">
                            <a:scrgbClr r="0" g="0" b="0"/>
                          </a:fillRef>
                          <a:effectRef idx="0">
                            <a:scrgbClr r="0" g="0" b="0"/>
                          </a:effectRef>
                          <a:fontRef idx="minor"/>
                        </wps:style>
                        <wps:txbx>
                          <w:txbxContent>
                            <w:p w14:paraId="3F7E5500" w14:textId="77777777" w:rsidR="006D063C" w:rsidRDefault="006D063C">
                              <w:pPr>
                                <w:overflowPunct w:val="0"/>
                              </w:pPr>
                              <w:r>
                                <w:rPr>
                                  <w:rFonts w:ascii="Arial" w:hAnsi="Arial"/>
                                  <w:b/>
                                  <w:bCs/>
                                  <w:color w:val="00000A"/>
                                  <w:sz w:val="16"/>
                                  <w:szCs w:val="16"/>
                                </w:rPr>
                                <w:t>(f)</w:t>
                              </w:r>
                            </w:p>
                          </w:txbxContent>
                        </wps:txbx>
                        <wps:bodyPr lIns="90000" tIns="45000" rIns="90000" bIns="45000">
                          <a:spAutoFit/>
                        </wps:bodyPr>
                      </wps:wsp>
                    </wpg:wgp>
                  </a:graphicData>
                </a:graphic>
              </wp:anchor>
            </w:drawing>
          </mc:Choice>
          <mc:Fallback>
            <w:pict>
              <v:group id="Forma3" o:spid="_x0000_s1042" style="position:absolute;margin-left:0;margin-top:.05pt;width:525.15pt;height:412.65pt;z-index:251657216;mso-wrap-distance-left:0;mso-wrap-distance-right:0;mso-position-horizontal:center" coordsize="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">
                <v:shape id="Picture 21" o:spid="_x0000_s1043" type="#_x0000_t75" style="position:absolute;width:6668640;height:5240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1&#10;AfnCAAAA2wAAAA8AAABkcnMvZG93bnJldi54bWxEj9GKwjAURN+F/YdwF3zTxK66Uo2yLCyID4J1&#10;P+DSXNtqc1OaWOvfG0HwcZiZM8xq09tadNT6yrGGyViBIM6dqbjQ8H/8Gy1A+IBssHZMGu7kYbP+&#10;GKwwNe7GB+qyUIgIYZ+ihjKEJpXS5yVZ9GPXEEfv5FqLIcq2kKbFW4TbWiZKzaXFiuNCiQ39lpRf&#10;sqvVsLscr3uXZFtUxayb9menvr+mWg8/+58liEB9eIdf7a3RkEzg+SX+ALl+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AdQH5wgAAANsAAAAPAAAAAAAAAAAAAAAAAJwCAABk&#10;cnMvZG93bnJldi54bWxQSwUGAAAAAAQABAD3AAAAiwMAAAAA&#10;">
                  <v:imagedata r:id="rId11" o:title=""/>
                </v:shape>
                <v:rect id="Rectangle 22" o:spid="_x0000_s1044" style="position:absolute;left:379080;top:183600;width:82224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giKWxAAA&#10;ANsAAAAPAAAAZHJzL2Rvd25yZXYueG1sRI/dasJAFITvhb7Dcgre1U1jLRpdpSrFCF7Unwc4ZI/Z&#10;YPZsyK6avn1XKHg5zMw3zGzR2VrcqPWVYwXvgwQEceF0xaWC0/H7bQzCB2SNtWNS8EseFvOX3gwz&#10;7e68p9shlCJC2GeowITQZFL6wpBFP3ANcfTOrrUYomxLqVu8R7itZZokn9JixXHBYEMrQ8XlcLUK&#10;NruPfLRc55utJ/MTuJlchvVEqf5r9zUFEagLz/B/O9cK0hQeX+IPkP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oIilsQAAADbAAAADwAAAAAAAAAAAAAAAACXAgAAZHJzL2Rv&#10;d25yZXYueG1sUEsFBgAAAAAEAAQA9QAAAIgDAAAAAA==&#10;" filled="f" stroked="f">
                  <v:textbox style="mso-fit-shape-to-text:t" inset="2.5mm,1.25mm,2.5mm,1.25mm">
                    <w:txbxContent>
                      <w:p w14:paraId="24824A96" w14:textId="77777777" w:rsidR="006D063C" w:rsidRDefault="006D063C">
                        <w:pPr>
                          <w:overflowPunct w:val="0"/>
                        </w:pPr>
                        <w:r>
                          <w:rPr>
                            <w:rFonts w:ascii="Arial" w:hAnsi="Arial"/>
                            <w:b/>
                            <w:bCs/>
                            <w:color w:val="00000A"/>
                            <w:sz w:val="16"/>
                            <w:szCs w:val="16"/>
                          </w:rPr>
                          <w:t>(a)</w:t>
                        </w:r>
                      </w:p>
                    </w:txbxContent>
                  </v:textbox>
                </v:rect>
                <v:rect id="Rectangle 23" o:spid="_x0000_s1045" style="position:absolute;left:379080;top:1876320;width:82224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zocNwwAA&#10;ANsAAAAPAAAAZHJzL2Rvd25yZXYueG1sRI/RagIxFETfC/5DuIJvmlWr6NYoaimu4EOr/YDL5rpZ&#10;3Nwsm1TXvzeC0MdhZs4wi1VrK3GlxpeOFQwHCQji3OmSCwW/p6/+DIQPyBorx6TgTh5Wy87bAlPt&#10;bvxD12MoRISwT1GBCaFOpfS5IYt+4Gri6J1dYzFE2RRSN3iLcFvJUZJMpcWS44LBmraG8svxzyrY&#10;Hd6zyeYz2+09me/A9fwyruZK9brt+gNEoDb8h1/tTCsYjeH5Jf4AuX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zocNwwAAANsAAAAPAAAAAAAAAAAAAAAAAJcCAABkcnMvZG93&#10;bnJldi54bWxQSwUGAAAAAAQABAD1AAAAhwMAAAAA&#10;" filled="f" stroked="f">
                  <v:textbox style="mso-fit-shape-to-text:t" inset="2.5mm,1.25mm,2.5mm,1.25mm">
                    <w:txbxContent>
                      <w:p w14:paraId="42C315AD" w14:textId="77777777" w:rsidR="006D063C" w:rsidRDefault="006D063C">
                        <w:pPr>
                          <w:overflowPunct w:val="0"/>
                        </w:pPr>
                        <w:r>
                          <w:rPr>
                            <w:rFonts w:ascii="Arial" w:hAnsi="Arial"/>
                            <w:b/>
                            <w:bCs/>
                            <w:color w:val="00000A"/>
                            <w:sz w:val="16"/>
                            <w:szCs w:val="16"/>
                          </w:rPr>
                          <w:t>(b)</w:t>
                        </w:r>
                      </w:p>
                    </w:txbxContent>
                  </v:textbox>
                </v:rect>
                <v:rect id="Rectangle 24" o:spid="_x0000_s1046" style="position:absolute;left:379080;top:3532680;width:82224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Jx95xAAA&#10;ANsAAAAPAAAAZHJzL2Rvd25yZXYueG1sRI/NasMwEITvhb6D2EJvsdwkDYljJbQpJQ7kkL8HWKyt&#10;ZWytjKUm7ttXhUCPw8x8w+TrwbbiSr2vHSt4SVIQxKXTNVcKLufP0RyED8gaW8ek4Ic8rFePDzlm&#10;2t34SNdTqESEsM9QgQmhy6T0pSGLPnEdcfS+XG8xRNlXUvd4i3DbynGazqTFmuOCwY42hsrm9G0V&#10;bPfT4vX9o9juPJlD4G7RTNqFUs9Pw9sSRKAh/Ifv7UIrGE/h70v8AXL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icfecQAAADbAAAADwAAAAAAAAAAAAAAAACXAgAAZHJzL2Rv&#10;d25yZXYueG1sUEsFBgAAAAAEAAQA9QAAAIgDAAAAAA==&#10;" filled="f" stroked="f">
                  <v:textbox style="mso-fit-shape-to-text:t" inset="2.5mm,1.25mm,2.5mm,1.25mm">
                    <w:txbxContent>
                      <w:p w14:paraId="572812C8" w14:textId="77777777" w:rsidR="006D063C" w:rsidRDefault="006D063C">
                        <w:pPr>
                          <w:overflowPunct w:val="0"/>
                        </w:pPr>
                        <w:r>
                          <w:rPr>
                            <w:rFonts w:ascii="Arial" w:hAnsi="Arial"/>
                            <w:b/>
                            <w:bCs/>
                            <w:color w:val="00000A"/>
                            <w:sz w:val="16"/>
                            <w:szCs w:val="16"/>
                          </w:rPr>
                          <w:t>(c)</w:t>
                        </w:r>
                      </w:p>
                    </w:txbxContent>
                  </v:textbox>
                </v:rect>
                <v:rect id="Rectangle 25" o:spid="_x0000_s1047" style="position:absolute;left:3635280;top:219240;width:82224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a7rixAAA&#10;ANsAAAAPAAAAZHJzL2Rvd25yZXYueG1sRI/NasMwEITvhb6D2EJvsdykCYljJbQpJQ7kkL8HWKyt&#10;ZWytjKUm7ttXhUCPw8x8w+TrwbbiSr2vHSt4SVIQxKXTNVcKLufP0RyED8gaW8ek4Ic8rFePDzlm&#10;2t34SNdTqESEsM9QgQmhy6T0pSGLPnEdcfS+XG8xRNlXUvd4i3DbynGazqTFmuOCwY42hsrm9G0V&#10;bPevxfT9o9juPJlD4G7RTNqFUs9Pw9sSRKAh/Ifv7UIrGE/h70v8AXL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9Wu64sQAAADbAAAADwAAAAAAAAAAAAAAAACXAgAAZHJzL2Rv&#10;d25yZXYueG1sUEsFBgAAAAAEAAQA9QAAAIgDAAAAAA==&#10;" filled="f" stroked="f">
                  <v:textbox style="mso-fit-shape-to-text:t" inset="2.5mm,1.25mm,2.5mm,1.25mm">
                    <w:txbxContent>
                      <w:p w14:paraId="45979173" w14:textId="77777777" w:rsidR="006D063C" w:rsidRDefault="006D063C">
                        <w:pPr>
                          <w:overflowPunct w:val="0"/>
                        </w:pPr>
                        <w:r>
                          <w:rPr>
                            <w:rFonts w:ascii="Arial" w:hAnsi="Arial"/>
                            <w:b/>
                            <w:bCs/>
                            <w:color w:val="00000A"/>
                            <w:sz w:val="16"/>
                            <w:szCs w:val="16"/>
                          </w:rPr>
                          <w:t>(d)</w:t>
                        </w:r>
                      </w:p>
                    </w:txbxContent>
                  </v:textbox>
                </v:rect>
                <v:rect id="Rectangle 26" o:spid="_x0000_s1048" style="position:absolute;left:3635280;top:1876320;width:82224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uSSVwwAA&#10;ANsAAAAPAAAAZHJzL2Rvd25yZXYueG1sRI/RagIxFETfhf5DuIJvmlWr1K1RqlJcwQerfsBlc7tZ&#10;3Nwsm6jbv28EwcdhZs4w82VrK3GjxpeOFQwHCQji3OmSCwXn03f/A4QPyBorx6TgjzwsF2+dOaba&#10;3fmHbsdQiAhhn6ICE0KdSulzQxb9wNXE0ft1jcUQZVNI3eA9wm0lR0kylRZLjgsGa1obyi/Hq1Ww&#10;3b9nk9Um2+48mUPgenYZVzOlet326xNEoDa8ws92phWMpvD4En+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FuSSVwwAAANsAAAAPAAAAAAAAAAAAAAAAAJcCAABkcnMvZG93&#10;bnJldi54bWxQSwUGAAAAAAQABAD1AAAAhwMAAAAA&#10;" filled="f" stroked="f">
                  <v:textbox style="mso-fit-shape-to-text:t" inset="2.5mm,1.25mm,2.5mm,1.25mm">
                    <w:txbxContent>
                      <w:p w14:paraId="23440FD5" w14:textId="77777777" w:rsidR="006D063C" w:rsidRDefault="006D063C">
                        <w:pPr>
                          <w:overflowPunct w:val="0"/>
                        </w:pPr>
                        <w:r>
                          <w:rPr>
                            <w:rFonts w:ascii="Arial" w:hAnsi="Arial"/>
                            <w:b/>
                            <w:bCs/>
                            <w:color w:val="00000A"/>
                            <w:sz w:val="16"/>
                            <w:szCs w:val="16"/>
                          </w:rPr>
                          <w:t>(e)</w:t>
                        </w:r>
                      </w:p>
                    </w:txbxContent>
                  </v:textbox>
                </v:rect>
                <v:rect id="Rectangle 27" o:spid="_x0000_s1049" style="position:absolute;left:3635280;top:3532680;width:822240;height:2062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9YEOxAAA&#10;ANsAAAAPAAAAZHJzL2Rvd25yZXYueG1sRI/RasJAFETfC/7DcoW+6UartYlZRSvFFPpQrR9wyV6z&#10;wezdkN1q+vfdgtDHYWbOMPm6t424Uudrxwom4wQEcel0zZWC09fb6AWED8gaG8ek4Ic8rFeDhxwz&#10;7W58oOsxVCJC2GeowITQZlL60pBFP3YtcfTOrrMYouwqqTu8Rbht5DRJnqXFmuOCwZZeDZWX47dV&#10;sP+YFfPtrti/ezKfgdv08tSkSj0O+80SRKA+/Ifv7UIrmC7g70v8AXL1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vWBDsQAAADbAAAADwAAAAAAAAAAAAAAAACXAgAAZHJzL2Rv&#10;d25yZXYueG1sUEsFBgAAAAAEAAQA9QAAAIgDAAAAAA==&#10;" filled="f" stroked="f">
                  <v:textbox style="mso-fit-shape-to-text:t" inset="2.5mm,1.25mm,2.5mm,1.25mm">
                    <w:txbxContent>
                      <w:p w14:paraId="3F7E5500" w14:textId="77777777" w:rsidR="006D063C" w:rsidRDefault="006D063C">
                        <w:pPr>
                          <w:overflowPunct w:val="0"/>
                        </w:pPr>
                        <w:r>
                          <w:rPr>
                            <w:rFonts w:ascii="Arial" w:hAnsi="Arial"/>
                            <w:b/>
                            <w:bCs/>
                            <w:color w:val="00000A"/>
                            <w:sz w:val="16"/>
                            <w:szCs w:val="16"/>
                          </w:rPr>
                          <w:t>(f)</w:t>
                        </w:r>
                      </w:p>
                    </w:txbxContent>
                  </v:textbox>
                </v:rect>
                <w10:wrap type="topAndBottom"/>
              </v:group>
            </w:pict>
          </mc:Fallback>
        </mc:AlternateContent>
      </w:r>
      <w:commentRangeEnd w:id="3"/>
      <w:r w:rsidR="007A4C90">
        <w:rPr>
          <w:rStyle w:val="CommentReference"/>
        </w:rPr>
        <w:commentReference w:id="3"/>
      </w:r>
    </w:p>
    <w:p w14:paraId="115EB485" w14:textId="77777777" w:rsidR="006E0FCD" w:rsidRDefault="007A4C90">
      <w:r>
        <w:rPr>
          <w:noProof/>
          <w:lang w:eastAsia="en-US" w:bidi="ar-SA"/>
        </w:rPr>
        <mc:AlternateContent>
          <mc:Choice Requires="wps">
            <w:drawing>
              <wp:anchor distT="0" distB="0" distL="0" distR="0" simplePos="0" relativeHeight="251656192" behindDoc="0" locked="0" layoutInCell="1" allowOverlap="1" wp14:anchorId="7E9AAE72" wp14:editId="0F2341A7">
                <wp:simplePos x="0" y="0"/>
                <wp:positionH relativeFrom="column">
                  <wp:posOffset>-342900</wp:posOffset>
                </wp:positionH>
                <wp:positionV relativeFrom="paragraph">
                  <wp:posOffset>69850</wp:posOffset>
                </wp:positionV>
                <wp:extent cx="6878320" cy="6775450"/>
                <wp:effectExtent l="0" t="0" r="0" b="0"/>
                <wp:wrapNone/>
                <wp:docPr id="19" name="Quadro3"/>
                <wp:cNvGraphicFramePr/>
                <a:graphic xmlns:a="http://schemas.openxmlformats.org/drawingml/2006/main">
                  <a:graphicData uri="http://schemas.microsoft.com/office/word/2010/wordprocessingShape">
                    <wps:wsp>
                      <wps:cNvSpPr txBox="1"/>
                      <wps:spPr>
                        <a:xfrm>
                          <a:off x="0" y="0"/>
                          <a:ext cx="6878320" cy="6775450"/>
                        </a:xfrm>
                        <a:prstGeom prst="rect">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21B60BE" w14:textId="77777777" w:rsidR="006D063C" w:rsidRDefault="006D063C">
                            <w:pPr>
                              <w:pStyle w:val="Figura"/>
                              <w:jc w:val="both"/>
                            </w:pPr>
                            <w:r>
                              <w:rPr>
                                <w:i w:val="0"/>
                                <w:iCs w:val="0"/>
                              </w:rPr>
                              <w:t>Figura 5 :</w:t>
                            </w:r>
                            <w:r>
                              <w:rPr>
                                <w:rFonts w:ascii="Times New Roman" w:hAnsi="Times New Roman"/>
                                <w:i w:val="0"/>
                                <w:iCs w:val="0"/>
                              </w:rPr>
                              <w:t xml:space="preserve"> Density distributions of residence time traits using the Trait probability densities method (TPD; Carmona et al., 2016). The curves corresponds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residence time trais the unit of the trait values is in years. Abgw: aboveground woody tissues. Low prec.: low precipitation.</w:t>
                            </w:r>
                            <w:r>
                              <w:t xml:space="preserve"> </w:t>
                            </w:r>
                          </w:p>
                        </w:txbxContent>
                      </wps:txbx>
                      <wps:bodyPr lIns="0" tIns="0" rIns="0" bIns="0" anchor="t">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26.95pt;margin-top:5.5pt;width:541.6pt;height:533.5pt;z-index:251656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" filled="f" stroked="f">
                <v:textbox inset="0,0,0,0">
                  <w:txbxContent>
                    <w:p w14:paraId="121B60BE" w14:textId="77777777" w:rsidR="006D063C" w:rsidRDefault="006D063C">
                      <w:pPr>
                        <w:pStyle w:val="Figura"/>
                        <w:jc w:val="both"/>
                      </w:pPr>
                      <w:r>
                        <w:rPr>
                          <w:i w:val="0"/>
                          <w:iCs w:val="0"/>
                        </w:rPr>
                        <w:t>Figura 5 :</w:t>
                      </w:r>
                      <w:r>
                        <w:rPr>
                          <w:rFonts w:ascii="Times New Roman" w:hAnsi="Times New Roman"/>
                          <w:i w:val="0"/>
                          <w:iCs w:val="0"/>
                        </w:rPr>
                        <w:t xml:space="preserve"> Density distributions of residence time traits using the Trait probability densities method (TPD; Carmona et al., 2016). The curves corresponds to the density of traits values across the Amazon basin. The red lines represent the results with the applied low precipitation scenario (low prec. in the graph) and the black ones represent the results concerning to the regular conditions of climate (regular in the graph). The figures a-c show the results regarding to the employed traid-based (high functional diversity) modelling approach, while the figures d-f present the results obtained with the PFT (Plant Functional Type; low functional diversity) modelling approach. Since the figure corresponds to the residence time trais the unit of the trait values is in years. Abgw: aboveground woody tissues. Low prec.: low precipitation.</w:t>
                      </w:r>
                      <w:r>
                        <w:t xml:space="preserve"> </w:t>
                      </w:r>
                    </w:p>
                  </w:txbxContent>
                </v:textbox>
              </v:shape>
            </w:pict>
          </mc:Fallback>
        </mc:AlternateContent>
      </w:r>
    </w:p>
    <w:p w14:paraId="793FFC46" w14:textId="77777777" w:rsidR="006E0FCD" w:rsidRDefault="006E0FCD"/>
    <w:p w14:paraId="26BDFED8" w14:textId="77777777" w:rsidR="006E0FCD" w:rsidRDefault="006E0FCD"/>
    <w:p w14:paraId="61E67038" w14:textId="77777777" w:rsidR="006E0FCD" w:rsidRDefault="006E0FCD"/>
    <w:p w14:paraId="606C06AF" w14:textId="77777777" w:rsidR="006E0FCD" w:rsidRDefault="006E0FCD"/>
    <w:p w14:paraId="2B494875" w14:textId="77777777" w:rsidR="006E0FCD" w:rsidRDefault="006E0FCD"/>
    <w:p w14:paraId="356D8506" w14:textId="77777777" w:rsidR="006E0FCD" w:rsidRDefault="006E0FCD"/>
    <w:p w14:paraId="45950CD3" w14:textId="77777777" w:rsidR="006E0FCD" w:rsidRDefault="006E0FCD"/>
    <w:p w14:paraId="0219C5BC" w14:textId="77777777" w:rsidR="006E0FCD" w:rsidRDefault="006E0FCD"/>
    <w:p w14:paraId="31C370EC" w14:textId="77777777" w:rsidR="006E0FCD" w:rsidRDefault="006E0FCD"/>
    <w:p w14:paraId="31CFED59" w14:textId="77777777" w:rsidR="006E0FCD" w:rsidRDefault="006E0FCD"/>
    <w:p w14:paraId="10D1311F" w14:textId="77777777" w:rsidR="006E0FCD" w:rsidRDefault="006E0FCD"/>
    <w:p w14:paraId="4456382B" w14:textId="77777777" w:rsidR="006E0FCD" w:rsidRDefault="006E0FCD"/>
    <w:p w14:paraId="3AB5B585" w14:textId="77777777" w:rsidR="006E0FCD" w:rsidRDefault="006E0FCD"/>
    <w:p w14:paraId="6801785F" w14:textId="77777777" w:rsidR="006E0FCD" w:rsidRDefault="006E0FCD"/>
    <w:p w14:paraId="1B73B22D" w14:textId="77777777" w:rsidR="006E0FCD" w:rsidRDefault="006E0FCD"/>
    <w:p w14:paraId="40871DC6" w14:textId="77777777" w:rsidR="006E0FCD" w:rsidRDefault="006E0FCD"/>
    <w:p w14:paraId="1A8DFBF7" w14:textId="77777777" w:rsidR="006E0FCD" w:rsidRDefault="006D063C">
      <w:r>
        <w:commentReference w:id="5"/>
      </w:r>
    </w:p>
    <w:p w14:paraId="5407EDB3" w14:textId="77777777" w:rsidR="006E0FCD" w:rsidRDefault="007A4C90">
      <w:r>
        <w:rPr>
          <w:noProof/>
          <w:lang w:eastAsia="en-US" w:bidi="ar-SA"/>
        </w:rPr>
        <w:lastRenderedPageBreak/>
        <w:drawing>
          <wp:anchor distT="0" distB="0" distL="0" distR="0" simplePos="0" relativeHeight="251658240" behindDoc="0" locked="0" layoutInCell="1" allowOverlap="1" wp14:anchorId="569A6F6B" wp14:editId="7DB14E35">
            <wp:simplePos x="0" y="0"/>
            <wp:positionH relativeFrom="page">
              <wp:posOffset>1405890</wp:posOffset>
            </wp:positionH>
            <wp:positionV relativeFrom="page">
              <wp:posOffset>491490</wp:posOffset>
            </wp:positionV>
            <wp:extent cx="4542790" cy="4657090"/>
            <wp:effectExtent l="0" t="0" r="3810" b="0"/>
            <wp:wrapTopAndBottom/>
            <wp:docPr id="63"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2"/>
                    <pic:cNvPicPr>
                      <a:picLocks noChangeAspect="1" noChangeArrowheads="1"/>
                    </pic:cNvPicPr>
                  </pic:nvPicPr>
                  <pic:blipFill>
                    <a:blip r:embed="rId12"/>
                    <a:stretch>
                      <a:fillRect/>
                    </a:stretch>
                  </pic:blipFill>
                  <pic:spPr bwMode="auto">
                    <a:xfrm>
                      <a:off x="0" y="0"/>
                      <a:ext cx="4542790" cy="4657090"/>
                    </a:xfrm>
                    <a:prstGeom prst="rect">
                      <a:avLst/>
                    </a:prstGeom>
                  </pic:spPr>
                </pic:pic>
              </a:graphicData>
            </a:graphic>
          </wp:anchor>
        </w:drawing>
      </w:r>
    </w:p>
    <w:p w14:paraId="4F36C3FE" w14:textId="77777777" w:rsidR="006E0FCD" w:rsidRDefault="006E0FCD"/>
    <w:p w14:paraId="0309CA8F" w14:textId="77777777" w:rsidR="006E0FCD" w:rsidRDefault="006E0FCD"/>
    <w:p w14:paraId="29AC76EA" w14:textId="77777777" w:rsidR="006E0FCD" w:rsidRDefault="006E0FCD"/>
    <w:p w14:paraId="585AB3DE" w14:textId="77777777" w:rsidR="006E0FCD" w:rsidRDefault="006E0FCD"/>
    <w:p w14:paraId="2AB339B8" w14:textId="77777777" w:rsidR="006E0FCD" w:rsidRDefault="006E0FCD"/>
    <w:p w14:paraId="38BA1B2A" w14:textId="77777777" w:rsidR="006E0FCD" w:rsidRDefault="006E0FCD"/>
    <w:p w14:paraId="56B0F37F" w14:textId="77777777" w:rsidR="006E0FCD" w:rsidRDefault="006E0FCD"/>
    <w:p w14:paraId="5D7A35C9" w14:textId="77777777" w:rsidR="006E0FCD" w:rsidRDefault="006E0FCD"/>
    <w:p w14:paraId="346E5A61" w14:textId="77777777" w:rsidR="006E0FCD" w:rsidRDefault="006E0FCD"/>
    <w:p w14:paraId="088E0678" w14:textId="77777777" w:rsidR="006E0FCD" w:rsidRDefault="006E0FCD"/>
    <w:p w14:paraId="4B9AEB28" w14:textId="77777777" w:rsidR="006E0FCD" w:rsidRDefault="006E0FCD"/>
    <w:p w14:paraId="113C34E7" w14:textId="77777777" w:rsidR="006E0FCD" w:rsidRDefault="006E0FCD"/>
    <w:p w14:paraId="4DC62D73" w14:textId="77777777" w:rsidR="006E0FCD" w:rsidRDefault="006D063C">
      <w:r>
        <w:rPr>
          <w:noProof/>
          <w:lang w:eastAsia="en-US" w:bidi="ar-SA"/>
        </w:rPr>
        <w:lastRenderedPageBreak/>
        <w:drawing>
          <wp:anchor distT="0" distB="0" distL="0" distR="0" simplePos="0" relativeHeight="251659264" behindDoc="0" locked="0" layoutInCell="1" allowOverlap="1" wp14:anchorId="16124E81" wp14:editId="575A5918">
            <wp:simplePos x="0" y="0"/>
            <wp:positionH relativeFrom="column">
              <wp:posOffset>1906270</wp:posOffset>
            </wp:positionH>
            <wp:positionV relativeFrom="paragraph">
              <wp:posOffset>941070</wp:posOffset>
            </wp:positionV>
            <wp:extent cx="4542790" cy="4657090"/>
            <wp:effectExtent l="0" t="0" r="0" b="0"/>
            <wp:wrapTopAndBottom/>
            <wp:docPr id="17"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3"/>
                    <pic:cNvPicPr>
                      <a:picLocks noChangeAspect="1" noChangeArrowheads="1"/>
                    </pic:cNvPicPr>
                  </pic:nvPicPr>
                  <pic:blipFill>
                    <a:blip r:embed="rId13"/>
                    <a:stretch>
                      <a:fillRect/>
                    </a:stretch>
                  </pic:blipFill>
                  <pic:spPr bwMode="auto">
                    <a:xfrm>
                      <a:off x="0" y="0"/>
                      <a:ext cx="4542790" cy="4657090"/>
                    </a:xfrm>
                    <a:prstGeom prst="rect">
                      <a:avLst/>
                    </a:prstGeom>
                  </pic:spPr>
                </pic:pic>
              </a:graphicData>
            </a:graphic>
          </wp:anchor>
        </w:drawing>
      </w:r>
    </w:p>
    <w:p w14:paraId="46CA8312" w14:textId="77777777" w:rsidR="006E0FCD" w:rsidRDefault="006E0FCD"/>
    <w:p w14:paraId="621331C3" w14:textId="77777777" w:rsidR="006E0FCD" w:rsidRDefault="006E0FCD"/>
    <w:p w14:paraId="1568F915" w14:textId="77777777" w:rsidR="006E0FCD" w:rsidRDefault="006E0FCD"/>
    <w:p w14:paraId="77285C0A" w14:textId="77777777" w:rsidR="006E0FCD" w:rsidRDefault="006E0FCD"/>
    <w:p w14:paraId="625FDB6D" w14:textId="77777777" w:rsidR="006E0FCD" w:rsidRDefault="006D063C">
      <w:r>
        <w:commentReference w:id="6"/>
      </w:r>
    </w:p>
    <w:p w14:paraId="1271BEBD" w14:textId="77777777" w:rsidR="006E0FCD" w:rsidRDefault="006E0FCD"/>
    <w:p w14:paraId="30AF1FD8" w14:textId="77777777" w:rsidR="006E0FCD" w:rsidRDefault="006E0FCD"/>
    <w:p w14:paraId="49656A60" w14:textId="77777777" w:rsidR="006E0FCD" w:rsidRDefault="006E0FCD"/>
    <w:p w14:paraId="52AEB499" w14:textId="77777777" w:rsidR="006E0FCD" w:rsidRDefault="006E0FCD"/>
    <w:p w14:paraId="1353359D" w14:textId="77777777" w:rsidR="006E0FCD" w:rsidRDefault="006E0FCD"/>
    <w:p w14:paraId="7A3C8E51" w14:textId="77777777" w:rsidR="006E0FCD" w:rsidRDefault="006E0FCD"/>
    <w:p w14:paraId="002CA1CE" w14:textId="77777777" w:rsidR="006E0FCD" w:rsidRDefault="006E0FCD"/>
    <w:p w14:paraId="4B48105C" w14:textId="77777777" w:rsidR="006E0FCD" w:rsidRDefault="006E0FCD"/>
    <w:p w14:paraId="26A87FED" w14:textId="77777777" w:rsidR="006E0FCD" w:rsidRDefault="006E0FCD"/>
    <w:p w14:paraId="29407B8B" w14:textId="77777777" w:rsidR="006E0FCD" w:rsidRDefault="006E0FCD"/>
    <w:p w14:paraId="29D0522C" w14:textId="77777777" w:rsidR="006E0FCD" w:rsidRDefault="006E0FCD"/>
    <w:p w14:paraId="37ED312F" w14:textId="77777777" w:rsidR="006E0FCD" w:rsidRDefault="006E0FCD"/>
    <w:p w14:paraId="2184B1B1" w14:textId="77777777" w:rsidR="006E0FCD" w:rsidRDefault="006E0FCD"/>
    <w:p w14:paraId="7AA19010" w14:textId="77777777" w:rsidR="006E0FCD" w:rsidRDefault="006E0FCD"/>
    <w:p w14:paraId="2320C1EE" w14:textId="77777777" w:rsidR="006E0FCD" w:rsidRDefault="006E0FCD"/>
    <w:p w14:paraId="3ABC94B6" w14:textId="77777777" w:rsidR="006E0FCD" w:rsidRDefault="006E0FCD">
      <w:pPr>
        <w:sectPr w:rsidR="006E0FCD">
          <w:pgSz w:w="12240" w:h="15840"/>
          <w:pgMar w:top="1134" w:right="1134" w:bottom="1134" w:left="1134" w:header="0" w:footer="0" w:gutter="0"/>
          <w:cols w:space="720"/>
          <w:formProt w:val="0"/>
          <w:docGrid w:linePitch="100"/>
        </w:sectPr>
      </w:pPr>
    </w:p>
    <w:p w14:paraId="6FA1EE5E" w14:textId="77777777" w:rsidR="006E0FCD" w:rsidRDefault="007A4C90">
      <w:r>
        <w:rPr>
          <w:noProof/>
          <w:lang w:eastAsia="en-US" w:bidi="ar-SA"/>
        </w:rPr>
        <w:lastRenderedPageBreak/>
        <mc:AlternateContent>
          <mc:Choice Requires="wpg">
            <w:drawing>
              <wp:anchor distT="0" distB="0" distL="0" distR="0" simplePos="0" relativeHeight="251653120" behindDoc="0" locked="0" layoutInCell="1" allowOverlap="1" wp14:anchorId="4018CA55" wp14:editId="1216E5D7">
                <wp:simplePos x="0" y="0"/>
                <wp:positionH relativeFrom="column">
                  <wp:posOffset>0</wp:posOffset>
                </wp:positionH>
                <wp:positionV relativeFrom="paragraph">
                  <wp:posOffset>1714500</wp:posOffset>
                </wp:positionV>
                <wp:extent cx="8691245" cy="4415790"/>
                <wp:effectExtent l="0" t="0" r="0" b="3810"/>
                <wp:wrapTopAndBottom/>
                <wp:docPr id="29" name="Forma2"/>
                <wp:cNvGraphicFramePr/>
                <a:graphic xmlns:a="http://schemas.openxmlformats.org/drawingml/2006/main">
                  <a:graphicData uri="http://schemas.microsoft.com/office/word/2010/wordprocessingGroup">
                    <wpg:wgp>
                      <wpg:cNvGrpSpPr/>
                      <wpg:grpSpPr>
                        <a:xfrm>
                          <a:off x="0" y="0"/>
                          <a:ext cx="8691245" cy="4415790"/>
                          <a:chOff x="0" y="0"/>
                          <a:chExt cx="8691245" cy="4415790"/>
                        </a:xfrm>
                      </wpg:grpSpPr>
                      <pic:pic xmlns:pic="http://schemas.openxmlformats.org/drawingml/2006/picture">
                        <pic:nvPicPr>
                          <pic:cNvPr id="30" name="Picture 30"/>
                          <pic:cNvPicPr/>
                        </pic:nvPicPr>
                        <pic:blipFill>
                          <a:blip r:embed="rId14"/>
                          <a:srcRect l="24173" b="28986"/>
                          <a:stretch/>
                        </pic:blipFill>
                        <pic:spPr>
                          <a:xfrm>
                            <a:off x="5760" y="257760"/>
                            <a:ext cx="4331880" cy="3446280"/>
                          </a:xfrm>
                          <a:prstGeom prst="rect">
                            <a:avLst/>
                          </a:prstGeom>
                          <a:ln>
                            <a:noFill/>
                          </a:ln>
                        </pic:spPr>
                      </pic:pic>
                      <pic:pic xmlns:pic="http://schemas.openxmlformats.org/drawingml/2006/picture">
                        <pic:nvPicPr>
                          <pic:cNvPr id="31" name="Picture 31"/>
                          <pic:cNvPicPr/>
                        </pic:nvPicPr>
                        <pic:blipFill>
                          <a:blip r:embed="rId15"/>
                          <a:srcRect l="24060" b="28563"/>
                          <a:stretch/>
                        </pic:blipFill>
                        <pic:spPr>
                          <a:xfrm>
                            <a:off x="4351680" y="237600"/>
                            <a:ext cx="4339080" cy="3466440"/>
                          </a:xfrm>
                          <a:prstGeom prst="rect">
                            <a:avLst/>
                          </a:prstGeom>
                          <a:ln>
                            <a:noFill/>
                          </a:ln>
                        </pic:spPr>
                      </pic:pic>
                      <wps:wsp>
                        <wps:cNvPr id="32" name="Rectangle 32"/>
                        <wps:cNvSpPr/>
                        <wps:spPr>
                          <a:xfrm>
                            <a:off x="467280" y="0"/>
                            <a:ext cx="1370880" cy="266040"/>
                          </a:xfrm>
                          <a:prstGeom prst="rect">
                            <a:avLst/>
                          </a:prstGeom>
                          <a:noFill/>
                          <a:ln>
                            <a:noFill/>
                          </a:ln>
                        </wps:spPr>
                        <wps:style>
                          <a:lnRef idx="0">
                            <a:scrgbClr r="0" g="0" b="0"/>
                          </a:lnRef>
                          <a:fillRef idx="0">
                            <a:scrgbClr r="0" g="0" b="0"/>
                          </a:fillRef>
                          <a:effectRef idx="0">
                            <a:scrgbClr r="0" g="0" b="0"/>
                          </a:effectRef>
                          <a:fontRef idx="minor"/>
                        </wps:style>
                        <wps:txbx>
                          <w:txbxContent>
                            <w:p w14:paraId="6DFCC3A4" w14:textId="77777777" w:rsidR="006D063C" w:rsidRDefault="006D063C">
                              <w:pPr>
                                <w:overflowPunct w:val="0"/>
                              </w:pPr>
                              <w:r>
                                <w:rPr>
                                  <w:rFonts w:ascii="Times New Roman" w:hAnsi="Times New Roman"/>
                                  <w:b/>
                                  <w:bCs/>
                                  <w:color w:val="00000A"/>
                                </w:rPr>
                                <w:t xml:space="preserve">(a) </w:t>
                              </w:r>
                              <w:r>
                                <w:rPr>
                                  <w:rFonts w:ascii="Times New Roman" w:hAnsi="Times New Roman"/>
                                  <w:color w:val="00000A"/>
                                </w:rPr>
                                <w:t>Trait-based</w:t>
                              </w:r>
                            </w:p>
                          </w:txbxContent>
                        </wps:txbx>
                        <wps:bodyPr lIns="90000" tIns="45000" rIns="90000" bIns="45000">
                          <a:spAutoFit/>
                        </wps:bodyPr>
                      </wps:wsp>
                      <wps:wsp>
                        <wps:cNvPr id="33" name="Rectangle 33"/>
                        <wps:cNvSpPr/>
                        <wps:spPr>
                          <a:xfrm>
                            <a:off x="4824000" y="720"/>
                            <a:ext cx="1370880" cy="266040"/>
                          </a:xfrm>
                          <a:prstGeom prst="rect">
                            <a:avLst/>
                          </a:prstGeom>
                          <a:noFill/>
                          <a:ln>
                            <a:noFill/>
                          </a:ln>
                        </wps:spPr>
                        <wps:style>
                          <a:lnRef idx="0">
                            <a:scrgbClr r="0" g="0" b="0"/>
                          </a:lnRef>
                          <a:fillRef idx="0">
                            <a:scrgbClr r="0" g="0" b="0"/>
                          </a:fillRef>
                          <a:effectRef idx="0">
                            <a:scrgbClr r="0" g="0" b="0"/>
                          </a:effectRef>
                          <a:fontRef idx="minor"/>
                        </wps:style>
                        <wps:txbx>
                          <w:txbxContent>
                            <w:p w14:paraId="7C3838A1" w14:textId="77777777" w:rsidR="006D063C" w:rsidRDefault="006D063C">
                              <w:pPr>
                                <w:overflowPunct w:val="0"/>
                              </w:pPr>
                              <w:r>
                                <w:rPr>
                                  <w:rFonts w:ascii="Times New Roman" w:hAnsi="Times New Roman"/>
                                  <w:b/>
                                  <w:bCs/>
                                  <w:color w:val="00000A"/>
                                </w:rPr>
                                <w:t xml:space="preserve">(b) </w:t>
                              </w:r>
                              <w:r>
                                <w:rPr>
                                  <w:rFonts w:ascii="Times New Roman" w:hAnsi="Times New Roman"/>
                                  <w:color w:val="00000A"/>
                                </w:rPr>
                                <w:t>PFT</w:t>
                              </w:r>
                            </w:p>
                          </w:txbxContent>
                        </wps:txbx>
                        <wps:bodyPr lIns="90000" tIns="45000" rIns="90000" bIns="45000">
                          <a:spAutoFit/>
                        </wps:bodyPr>
                      </wps:wsp>
                      <wps:wsp>
                        <wps:cNvPr id="34" name="Oval 34"/>
                        <wps:cNvSpPr/>
                        <wps:spPr>
                          <a:xfrm>
                            <a:off x="3632760" y="4242960"/>
                            <a:ext cx="90720" cy="94680"/>
                          </a:xfrm>
                          <a:prstGeom prst="ellipse">
                            <a:avLst/>
                          </a:prstGeom>
                          <a:solidFill>
                            <a:srgbClr val="0D1F63"/>
                          </a:solidFill>
                          <a:ln>
                            <a:noFill/>
                          </a:ln>
                        </wps:spPr>
                        <wps:style>
                          <a:lnRef idx="0">
                            <a:scrgbClr r="0" g="0" b="0"/>
                          </a:lnRef>
                          <a:fillRef idx="0">
                            <a:scrgbClr r="0" g="0" b="0"/>
                          </a:fillRef>
                          <a:effectRef idx="0">
                            <a:scrgbClr r="0" g="0" b="0"/>
                          </a:effectRef>
                          <a:fontRef idx="minor"/>
                        </wps:style>
                        <wps:bodyPr/>
                      </wps:wsp>
                      <wps:wsp>
                        <wps:cNvPr id="35" name="Oval 35"/>
                        <wps:cNvSpPr/>
                        <wps:spPr>
                          <a:xfrm>
                            <a:off x="5145480" y="4243680"/>
                            <a:ext cx="90720" cy="94680"/>
                          </a:xfrm>
                          <a:prstGeom prst="ellipse">
                            <a:avLst/>
                          </a:prstGeom>
                          <a:solidFill>
                            <a:srgbClr val="94070A"/>
                          </a:solidFill>
                          <a:ln>
                            <a:noFill/>
                          </a:ln>
                        </wps:spPr>
                        <wps:style>
                          <a:lnRef idx="0">
                            <a:scrgbClr r="0" g="0" b="0"/>
                          </a:lnRef>
                          <a:fillRef idx="0">
                            <a:scrgbClr r="0" g="0" b="0"/>
                          </a:fillRef>
                          <a:effectRef idx="0">
                            <a:scrgbClr r="0" g="0" b="0"/>
                          </a:effectRef>
                          <a:fontRef idx="minor"/>
                        </wps:style>
                        <wps:bodyPr/>
                      </wps:wsp>
                      <wps:wsp>
                        <wps:cNvPr id="36" name="Rectangle 36"/>
                        <wps:cNvSpPr/>
                        <wps:spPr>
                          <a:xfrm>
                            <a:off x="3672360" y="4148280"/>
                            <a:ext cx="1370880" cy="266040"/>
                          </a:xfrm>
                          <a:prstGeom prst="rect">
                            <a:avLst/>
                          </a:prstGeom>
                          <a:noFill/>
                          <a:ln>
                            <a:noFill/>
                          </a:ln>
                        </wps:spPr>
                        <wps:style>
                          <a:lnRef idx="0">
                            <a:scrgbClr r="0" g="0" b="0"/>
                          </a:lnRef>
                          <a:fillRef idx="0">
                            <a:scrgbClr r="0" g="0" b="0"/>
                          </a:fillRef>
                          <a:effectRef idx="0">
                            <a:scrgbClr r="0" g="0" b="0"/>
                          </a:effectRef>
                          <a:fontRef idx="minor"/>
                        </wps:style>
                        <wps:txbx>
                          <w:txbxContent>
                            <w:p w14:paraId="4B58D60D" w14:textId="77777777" w:rsidR="006D063C" w:rsidRDefault="006D063C">
                              <w:pPr>
                                <w:overflowPunct w:val="0"/>
                              </w:pPr>
                              <w:r>
                                <w:rPr>
                                  <w:rFonts w:ascii="Times New Roman" w:hAnsi="Times New Roman"/>
                                  <w:color w:val="00000A"/>
                                </w:rPr>
                                <w:t>Regular climate</w:t>
                              </w:r>
                            </w:p>
                          </w:txbxContent>
                        </wps:txbx>
                        <wps:bodyPr lIns="90000" tIns="45000" rIns="90000" bIns="45000">
                          <a:spAutoFit/>
                        </wps:bodyPr>
                      </wps:wsp>
                      <wps:wsp>
                        <wps:cNvPr id="37" name="Rectangle 37"/>
                        <wps:cNvSpPr/>
                        <wps:spPr>
                          <a:xfrm>
                            <a:off x="5184000" y="4149000"/>
                            <a:ext cx="1371600" cy="266040"/>
                          </a:xfrm>
                          <a:prstGeom prst="rect">
                            <a:avLst/>
                          </a:prstGeom>
                          <a:noFill/>
                          <a:ln>
                            <a:noFill/>
                          </a:ln>
                        </wps:spPr>
                        <wps:style>
                          <a:lnRef idx="0">
                            <a:scrgbClr r="0" g="0" b="0"/>
                          </a:lnRef>
                          <a:fillRef idx="0">
                            <a:scrgbClr r="0" g="0" b="0"/>
                          </a:fillRef>
                          <a:effectRef idx="0">
                            <a:scrgbClr r="0" g="0" b="0"/>
                          </a:effectRef>
                          <a:fontRef idx="minor"/>
                        </wps:style>
                        <wps:txbx>
                          <w:txbxContent>
                            <w:p w14:paraId="0ABF2588" w14:textId="77777777" w:rsidR="006D063C" w:rsidRDefault="006D063C">
                              <w:pPr>
                                <w:overflowPunct w:val="0"/>
                              </w:pPr>
                              <w:r>
                                <w:rPr>
                                  <w:rFonts w:ascii="Times New Roman" w:hAnsi="Times New Roman"/>
                                  <w:color w:val="00000A"/>
                                </w:rPr>
                                <w:t>Low precipitation</w:t>
                              </w:r>
                            </w:p>
                          </w:txbxContent>
                        </wps:txbx>
                        <wps:bodyPr lIns="90000" tIns="45000" rIns="90000" bIns="45000">
                          <a:spAutoFit/>
                        </wps:bodyPr>
                      </wps:wsp>
                      <pic:pic xmlns:pic="http://schemas.openxmlformats.org/drawingml/2006/picture">
                        <pic:nvPicPr>
                          <pic:cNvPr id="38" name="Picture 38"/>
                          <pic:cNvPicPr/>
                        </pic:nvPicPr>
                        <pic:blipFill>
                          <a:blip r:embed="rId14"/>
                          <a:srcRect l="15252" r="80268" b="77881"/>
                          <a:stretch/>
                        </pic:blipFill>
                        <pic:spPr>
                          <a:xfrm>
                            <a:off x="0" y="258480"/>
                            <a:ext cx="254520" cy="1071720"/>
                          </a:xfrm>
                          <a:prstGeom prst="rect">
                            <a:avLst/>
                          </a:prstGeom>
                          <a:ln>
                            <a:noFill/>
                          </a:ln>
                        </pic:spPr>
                      </pic:pic>
                      <wps:wsp>
                        <wps:cNvPr id="39" name="Rectangle 39"/>
                        <wps:cNvSpPr/>
                        <wps:spPr>
                          <a:xfrm>
                            <a:off x="1103040" y="2280960"/>
                            <a:ext cx="639360" cy="75960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wps:wsp>
                        <wps:cNvPr id="40" name="Rectangle 40"/>
                        <wps:cNvSpPr/>
                        <wps:spPr>
                          <a:xfrm>
                            <a:off x="5423400" y="2280960"/>
                            <a:ext cx="639360" cy="759600"/>
                          </a:xfrm>
                          <a:prstGeom prst="rect">
                            <a:avLst/>
                          </a:prstGeom>
                          <a:solidFill>
                            <a:srgbClr val="FFFFFF"/>
                          </a:solidFill>
                          <a:ln>
                            <a:noFill/>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Picture 41"/>
                          <pic:cNvPicPr/>
                        </pic:nvPicPr>
                        <pic:blipFill>
                          <a:blip r:embed="rId14"/>
                          <a:srcRect l="15252" r="80268" b="77881"/>
                          <a:stretch/>
                        </pic:blipFill>
                        <pic:spPr>
                          <a:xfrm>
                            <a:off x="4356720" y="258480"/>
                            <a:ext cx="254520" cy="1072440"/>
                          </a:xfrm>
                          <a:prstGeom prst="rect">
                            <a:avLst/>
                          </a:prstGeom>
                          <a:ln>
                            <a:noFill/>
                          </a:ln>
                        </pic:spPr>
                      </pic:pic>
                      <pic:pic xmlns:pic="http://schemas.openxmlformats.org/drawingml/2006/picture">
                        <pic:nvPicPr>
                          <pic:cNvPr id="42" name="Picture 42"/>
                          <pic:cNvPicPr/>
                        </pic:nvPicPr>
                        <pic:blipFill>
                          <a:blip r:embed="rId14"/>
                          <a:srcRect l="47181" t="46932" r="48012" b="28986"/>
                          <a:stretch/>
                        </pic:blipFill>
                        <pic:spPr>
                          <a:xfrm>
                            <a:off x="1811520" y="2606040"/>
                            <a:ext cx="272880" cy="1167840"/>
                          </a:xfrm>
                          <a:prstGeom prst="rect">
                            <a:avLst/>
                          </a:prstGeom>
                          <a:ln>
                            <a:noFill/>
                          </a:ln>
                        </pic:spPr>
                      </pic:pic>
                      <pic:pic xmlns:pic="http://schemas.openxmlformats.org/drawingml/2006/picture">
                        <pic:nvPicPr>
                          <pic:cNvPr id="43" name="Picture 43"/>
                          <pic:cNvPicPr/>
                        </pic:nvPicPr>
                        <pic:blipFill>
                          <a:blip r:embed="rId14"/>
                          <a:srcRect l="47181" t="46932" r="48012" b="28986"/>
                          <a:stretch/>
                        </pic:blipFill>
                        <pic:spPr>
                          <a:xfrm>
                            <a:off x="6204600" y="2606040"/>
                            <a:ext cx="272880" cy="1167840"/>
                          </a:xfrm>
                          <a:prstGeom prst="rect">
                            <a:avLst/>
                          </a:prstGeom>
                          <a:ln>
                            <a:noFill/>
                          </a:ln>
                        </pic:spPr>
                      </pic:pic>
                      <pic:pic xmlns:pic="http://schemas.openxmlformats.org/drawingml/2006/picture">
                        <pic:nvPicPr>
                          <pic:cNvPr id="44" name="Picture 44"/>
                          <pic:cNvPicPr/>
                        </pic:nvPicPr>
                        <pic:blipFill>
                          <a:blip r:embed="rId14"/>
                          <a:srcRect l="79052" t="79344" b="14782"/>
                          <a:stretch/>
                        </pic:blipFill>
                        <pic:spPr>
                          <a:xfrm>
                            <a:off x="3197160" y="3708360"/>
                            <a:ext cx="1195560" cy="283680"/>
                          </a:xfrm>
                          <a:prstGeom prst="rect">
                            <a:avLst/>
                          </a:prstGeom>
                          <a:ln>
                            <a:noFill/>
                          </a:ln>
                        </pic:spPr>
                      </pic:pic>
                      <pic:pic xmlns:pic="http://schemas.openxmlformats.org/drawingml/2006/picture">
                        <pic:nvPicPr>
                          <pic:cNvPr id="45" name="Picture 45"/>
                          <pic:cNvPicPr/>
                        </pic:nvPicPr>
                        <pic:blipFill>
                          <a:blip r:embed="rId14"/>
                          <a:srcRect l="79052" t="79344" r="13892" b="14782"/>
                          <a:stretch/>
                        </pic:blipFill>
                        <pic:spPr>
                          <a:xfrm>
                            <a:off x="7698600" y="3708360"/>
                            <a:ext cx="401400" cy="284400"/>
                          </a:xfrm>
                          <a:prstGeom prst="rect">
                            <a:avLst/>
                          </a:prstGeom>
                          <a:ln>
                            <a:noFill/>
                          </a:ln>
                        </pic:spPr>
                      </pic:pic>
                    </wpg:wgp>
                  </a:graphicData>
                </a:graphic>
              </wp:anchor>
            </w:drawing>
          </mc:Choice>
          <mc:Fallback>
            <w:pict>
              <v:group id="Forma2" o:spid="_x0000_s1051" style="position:absolute;margin-left:0;margin-top:135pt;width:684.35pt;height:347.7pt;z-index:251653120;mso-wrap-distance-left:0;mso-wrap-distance-right:0" coordsize="8691245,441579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">
                <v:shape id="Picture 30" o:spid="_x0000_s1052" type="#_x0000_t75" style="position:absolute;left:5760;top:257760;width:4331880;height:34462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wu&#10;SQa/AAAA2wAAAA8AAABkcnMvZG93bnJldi54bWxET8uKwjAU3Qv+Q7iCO021g0inqQyiIMKAj/mA&#10;S3NtyzQ3NYm1/v1kMeDycN75ZjCt6Mn5xrKCxTwBQVxa3XCl4Oe6n61B+ICssbVMCl7kYVOMRzlm&#10;2j75TP0lVCKGsM9QQR1Cl0npy5oM+rntiCN3s85giNBVUjt8xnDTymWSrKTBhmNDjR1tayp/Lw+j&#10;4PRNN91/NMfqenS7+92ne0pZqelk+PoEEWgIb/G/+6AVpHF9/BJ/gCz+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cLkkGvwAAANsAAAAPAAAAAAAAAAAAAAAAAJwCAABkcnMv&#10;ZG93bnJldi54bWxQSwUGAAAAAAQABAD3AAAAiAMAAAAA&#10;">
                  <v:imagedata r:id="rId16" o:title="" cropbottom="18996f" cropleft="15842f"/>
                </v:shape>
                <v:shape id="Picture 31" o:spid="_x0000_s1053" type="#_x0000_t75" style="position:absolute;left:4351680;top:237600;width:4339080;height:3466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J&#10;E5zCAAAA2wAAAA8AAABkcnMvZG93bnJldi54bWxEj19rwkAQxN8LfodjBd/qRaUiqacUpUXsU/3z&#10;vuS2udDcXsitJvn2XqHQx2FmfsOst72v1Z3aWAU2MJtmoIiLYCsuDVzO788rUFGQLdaBycBAEbab&#10;0dMacxs6/qL7SUqVIBxzNOBEmlzrWDjyGKehIU7ed2g9SpJtqW2LXYL7Ws+zbKk9VpwWHDa0c1T8&#10;nG7eQFi46yB0exk+dlJ+YrHs+v3RmMm4f3sFJdTLf/ivfbAGFjP4/ZJ+gN4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8SROcwgAAANsAAAAPAAAAAAAAAAAAAAAAAJwCAABk&#10;cnMvZG93bnJldi54bWxQSwUGAAAAAAQABAD3AAAAiwMAAAAA&#10;">
                  <v:imagedata r:id="rId17" o:title="" cropbottom="18719f" cropleft="15768f"/>
                </v:shape>
                <v:rect id="Rectangle 32" o:spid="_x0000_s1054" style="position:absolute;left:467280;width:1370880;height:266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7RLwwAA&#10;ANsAAAAPAAAAZHJzL2Rvd25yZXYueG1sRI/RagIxFETfC/5DuIJvmlWr6NYoaimu4EOr/YDL5rpZ&#10;3Nwsm1TXvzeC0MdhZs4wi1VrK3GlxpeOFQwHCQji3OmSCwW/p6/+DIQPyBorx6TgTh5Wy87bAlPt&#10;bvxD12MoRISwT1GBCaFOpfS5IYt+4Gri6J1dYzFE2RRSN3iLcFvJUZJMpcWS44LBmraG8svxzyrY&#10;Hd6zyeYz2+09me/A9fwyruZK9brt+gNEoDb8h1/tTCsYj+D5Jf4AuXw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W7RLwwAAANsAAAAPAAAAAAAAAAAAAAAAAJcCAABkcnMvZG93&#10;bnJldi54bWxQSwUGAAAAAAQABAD1AAAAhwMAAAAA&#10;" filled="f" stroked="f">
                  <v:textbox style="mso-fit-shape-to-text:t" inset="2.5mm,1.25mm,2.5mm,1.25mm">
                    <w:txbxContent>
                      <w:p w14:paraId="6DFCC3A4" w14:textId="77777777" w:rsidR="006D063C" w:rsidRDefault="006D063C">
                        <w:pPr>
                          <w:overflowPunct w:val="0"/>
                        </w:pPr>
                        <w:r>
                          <w:rPr>
                            <w:rFonts w:ascii="Times New Roman" w:hAnsi="Times New Roman"/>
                            <w:b/>
                            <w:bCs/>
                            <w:color w:val="00000A"/>
                          </w:rPr>
                          <w:t xml:space="preserve">(a) </w:t>
                        </w:r>
                        <w:r>
                          <w:rPr>
                            <w:rFonts w:ascii="Times New Roman" w:hAnsi="Times New Roman"/>
                            <w:color w:val="00000A"/>
                          </w:rPr>
                          <w:t>Trait-based</w:t>
                        </w:r>
                      </w:p>
                    </w:txbxContent>
                  </v:textbox>
                </v:rect>
                <v:rect id="Rectangle 33" o:spid="_x0000_s1055" style="position:absolute;left:4824000;top:720;width:1370880;height:266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FxHQxAAA&#10;ANsAAAAPAAAAZHJzL2Rvd25yZXYueG1sRI/dasJAFITvhb7Dcgre1U1NLRpdpSrFCF7Unwc4ZI/Z&#10;YPZsyK6avn1XKHg5zMw3zGzR2VrcqPWVYwXvgwQEceF0xaWC0/H7bQzCB2SNtWNS8EseFvOX3gwz&#10;7e68p9shlCJC2GeowITQZFL6wpBFP3ANcfTOrrUYomxLqVu8R7it5TBJPqXFiuOCwYZWhorL4WoV&#10;bHYf+Wi5zjdbT+YncDO5pPVEqf5r9zUFEagLz/B/O9cK0hQeX+IPkP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BcR0MQAAADbAAAADwAAAAAAAAAAAAAAAACXAgAAZHJzL2Rv&#10;d25yZXYueG1sUEsFBgAAAAAEAAQA9QAAAIgDAAAAAA==&#10;" filled="f" stroked="f">
                  <v:textbox style="mso-fit-shape-to-text:t" inset="2.5mm,1.25mm,2.5mm,1.25mm">
                    <w:txbxContent>
                      <w:p w14:paraId="7C3838A1" w14:textId="77777777" w:rsidR="006D063C" w:rsidRDefault="006D063C">
                        <w:pPr>
                          <w:overflowPunct w:val="0"/>
                        </w:pPr>
                        <w:r>
                          <w:rPr>
                            <w:rFonts w:ascii="Times New Roman" w:hAnsi="Times New Roman"/>
                            <w:b/>
                            <w:bCs/>
                            <w:color w:val="00000A"/>
                          </w:rPr>
                          <w:t xml:space="preserve">(b) </w:t>
                        </w:r>
                        <w:r>
                          <w:rPr>
                            <w:rFonts w:ascii="Times New Roman" w:hAnsi="Times New Roman"/>
                            <w:color w:val="00000A"/>
                          </w:rPr>
                          <w:t>PFT</w:t>
                        </w:r>
                      </w:p>
                    </w:txbxContent>
                  </v:textbox>
                </v:rect>
                <v:oval id="Oval 34" o:spid="_x0000_s1056" style="position:absolute;left:3632760;top:4242960;width:90720;height:94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QfoJxQAA&#10;ANsAAAAPAAAAZHJzL2Rvd25yZXYueG1sRI/dasJAFITvC77DcoTe1Y0/jSF1FSsUar0y9gEO2dNs&#10;aPZszG5N6tO7hYKXw8x8w6w2g23EhTpfO1YwnSQgiEuna64UfJ7enjIQPiBrbByTgl/ysFmPHlaY&#10;a9fzkS5FqESEsM9RgQmhzaX0pSGLfuJa4uh9uc5iiLKrpO6wj3DbyFmSpNJizXHBYEs7Q+V38WMV&#10;pH27PPvDKTMf53S2zHBfvF6flXocD9sXEIGGcA//t9+1gvkC/r7EHyD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B+gnFAAAA2wAAAA8AAAAAAAAAAAAAAAAAlwIAAGRycy9k&#10;b3ducmV2LnhtbFBLBQYAAAAABAAEAPUAAACJAwAAAAA=&#10;" fillcolor="#0d1f63" stroked="f"/>
                <v:oval id="Oval 35" o:spid="_x0000_s1057" style="position:absolute;left:5145480;top:4243680;width:90720;height:946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9LQixAAA&#10;ANsAAAAPAAAAZHJzL2Rvd25yZXYueG1sRI9Ba8JAFITvgv9heUJvujGlUlJX0UIg12ib0ttr9jVJ&#10;zb4N2W2S/ntXKHgcZuYbZrufTCsG6l1jWcF6FYEgLq1uuFLwdk6XzyCcR9bYWiYFf+Rgv5vPtpho&#10;O3JOw8lXIkDYJaig9r5LpHRlTQbdynbEwfu2vUEfZF9J3eMY4KaVcRRtpMGGw0KNHb3WVF5Ov0ZB&#10;kQ7Hgn9S91Vl5/V7HncfePlU6mExHV5AeJr8PfzfzrSCxye4fQk/QO6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vS0IsQAAADbAAAADwAAAAAAAAAAAAAAAACXAgAAZHJzL2Rv&#10;d25yZXYueG1sUEsFBgAAAAAEAAQA9QAAAIgDAAAAAA==&#10;" fillcolor="#94070a" stroked="f"/>
                <v:rect id="Rectangle 36" o:spid="_x0000_s1058" style="position:absolute;left:3672360;top:4148280;width:1370880;height:266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YLJIwwAA&#10;ANsAAAAPAAAAZHJzL2Rvd25yZXYueG1sRI/RagIxFETfhf5DuIJvmlWr1K1RqlJcwQerfsBlc7tZ&#10;3Nwsm6jbv28EwcdhZs4w82VrK3GjxpeOFQwHCQji3OmSCwXn03f/A4QPyBorx6TgjzwsF2+dOaba&#10;3fmHbsdQiAhhn6ICE0KdSulzQxb9wNXE0ft1jcUQZVNI3eA9wm0lR0kylRZLjgsGa1obyi/Hq1Ww&#10;3b9nk9Um2+48mUPgenYZVzOlet326xNEoDa8ws92phWMp/D4En+AXPw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YLJIwwAAANsAAAAPAAAAAAAAAAAAAAAAAJcCAABkcnMvZG93&#10;bnJldi54bWxQSwUGAAAAAAQABAD1AAAAhwMAAAAA&#10;" filled="f" stroked="f">
                  <v:textbox style="mso-fit-shape-to-text:t" inset="2.5mm,1.25mm,2.5mm,1.25mm">
                    <w:txbxContent>
                      <w:p w14:paraId="4B58D60D" w14:textId="77777777" w:rsidR="006D063C" w:rsidRDefault="006D063C">
                        <w:pPr>
                          <w:overflowPunct w:val="0"/>
                        </w:pPr>
                        <w:r>
                          <w:rPr>
                            <w:rFonts w:ascii="Times New Roman" w:hAnsi="Times New Roman"/>
                            <w:color w:val="00000A"/>
                          </w:rPr>
                          <w:t>Regular climate</w:t>
                        </w:r>
                      </w:p>
                    </w:txbxContent>
                  </v:textbox>
                </v:rect>
                <v:rect id="Rectangle 37" o:spid="_x0000_s1059" style="position:absolute;left:5184000;top:4149000;width:1371600;height:266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LBfTxAAA&#10;ANsAAAAPAAAAZHJzL2Rvd25yZXYueG1sRI/dasJAFITvC77DcoTe6ca/2sSsYivFFHpRrQ9wyB6z&#10;wezZkN1q+vbdgtDLYWa+YfJNbxtxpc7XjhVMxgkI4tLpmisFp6+30TMIH5A1No5JwQ952KwHDzlm&#10;2t34QNdjqESEsM9QgQmhzaT0pSGLfuxa4uidXWcxRNlVUnd4i3DbyGmSPEmLNccFgy29Giovx2+r&#10;YP8xLxYvu2L/7sl8Bm7Ty6xJlXoc9tsViEB9+A/f24VWMFvC35f4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ywX08QAAADbAAAADwAAAAAAAAAAAAAAAACXAgAAZHJzL2Rv&#10;d25yZXYueG1sUEsFBgAAAAAEAAQA9QAAAIgDAAAAAA==&#10;" filled="f" stroked="f">
                  <v:textbox style="mso-fit-shape-to-text:t" inset="2.5mm,1.25mm,2.5mm,1.25mm">
                    <w:txbxContent>
                      <w:p w14:paraId="0ABF2588" w14:textId="77777777" w:rsidR="006D063C" w:rsidRDefault="006D063C">
                        <w:pPr>
                          <w:overflowPunct w:val="0"/>
                        </w:pPr>
                        <w:r>
                          <w:rPr>
                            <w:rFonts w:ascii="Times New Roman" w:hAnsi="Times New Roman"/>
                            <w:color w:val="00000A"/>
                          </w:rPr>
                          <w:t>Low precipitation</w:t>
                        </w:r>
                      </w:p>
                    </w:txbxContent>
                  </v:textbox>
                </v:rect>
                <v:shape id="Picture 38" o:spid="_x0000_s1060" type="#_x0000_t75" style="position:absolute;top:258480;width:254520;height:10717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Gs&#10;QeXCAAAA2wAAAA8AAABkcnMvZG93bnJldi54bWxET8tqwkAU3Rf8h+EKbopO1Co1dQySUqkbwQdd&#10;XzO3STBzJ2Qmj/59Z1Ho8nDe22QwleiocaVlBfNZBII4s7rkXMHt+jF9BeE8ssbKMin4IQfJbvS0&#10;xVjbns/UXXwuQgi7GBUU3texlC4ryKCb2Zo4cN+2MegDbHKpG+xDuKnkIorW0mDJoaHAmtKCssel&#10;NQrau38/fT3bjab05XB8dAe9WhqlJuNh/wbC0+D/xX/uT61gGcaGL+EHyN0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hrEHlwgAAANsAAAAPAAAAAAAAAAAAAAAAAJwCAABk&#10;cnMvZG93bnJldi54bWxQSwUGAAAAAAQABAD3AAAAiwMAAAAA&#10;">
                  <v:imagedata r:id="rId18" o:title="" cropbottom="51040f" cropleft="9996f" cropright="52604f"/>
                </v:shape>
                <v:rect id="Rectangle 39" o:spid="_x0000_s1061" style="position:absolute;left:1103040;top:2280960;width:639360;height:759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Z27bwwAA&#10;ANsAAAAPAAAAZHJzL2Rvd25yZXYueG1sRI9Pi8IwFMTvC36H8ARva6LuFq1GEUEQdvfgH/D6aJ5t&#10;sXmpTdT67TeC4HGYmd8ws0VrK3GjxpeONQz6CgRx5kzJuYbDfv05BuEDssHKMWl4kIfFvPMxw9S4&#10;O2/ptgu5iBD2KWooQqhTKX1WkEXfdzVx9E6usRiibHJpGrxHuK3kUKlEWiw5LhRY06qg7Ly7Wg2Y&#10;fJnL32n0u/+5JjjJW7X+Piqte912OQURqA3v8Ku9MRpGE3h+iT9Azv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Z27bwwAAANsAAAAPAAAAAAAAAAAAAAAAAJcCAABkcnMvZG93&#10;bnJldi54bWxQSwUGAAAAAAQABAD1AAAAhwMAAAAA&#10;" stroked="f"/>
                <v:rect id="Rectangle 40" o:spid="_x0000_s1062" style="position:absolute;left:5423400;top:2280960;width:639360;height:759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W7Q7wQAA&#10;ANsAAAAPAAAAZHJzL2Rvd25yZXYueG1sRE/Pa8IwFL4P/B/CG3hbk22uaDXKGAiC20EreH00z7bY&#10;vNQmtvW/Xw6DHT++36vNaBvRU+drxxpeEwWCuHCm5lLDKd++zEH4gGywcUwaHuRhs548rTAzbuAD&#10;9cdQihjCPkMNVQhtJqUvKrLoE9cSR+7iOoshwq6UpsMhhttGvimVSos1x4YKW/qqqLge71YDpjNz&#10;+7m8f+f7e4qLclTbj7PSevo8fi5BBBrDv/jPvTMaZnF9/BJ/gFz/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qlu0O8EAAADbAAAADwAAAAAAAAAAAAAAAACXAgAAZHJzL2Rvd25y&#10;ZXYueG1sUEsFBgAAAAAEAAQA9QAAAIUDAAAAAA==&#10;" stroked="f"/>
                <v:shape id="Picture 41" o:spid="_x0000_s1063" type="#_x0000_t75" style="position:absolute;left:4356720;top:258480;width:254520;height:1072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iQ&#10;mwXFAAAA2wAAAA8AAABkcnMvZG93bnJldi54bWxEj0FrwkAUhO8F/8PyBC+lbqK21JhVJKK0l0JV&#10;en5mn0lI9m3IrjH9991CocdhZr5h0s1gGtFT5yrLCuJpBII4t7riQsH5tH96BeE8ssbGMin4Jgeb&#10;9eghxUTbO39Sf/SFCBB2CSoovW8TKV1ekkE3tS1x8K62M+iD7AqpO7wHuGnkLIpepMGKw0KJLWUl&#10;5fXxZhTcLn738fVol5qyxeG97g/6eW6UmoyH7QqEp8H/h//ab1rBIobfL+EHyPUP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okJsFxQAAANsAAAAPAAAAAAAAAAAAAAAAAJwC&#10;AABkcnMvZG93bnJldi54bWxQSwUGAAAAAAQABAD3AAAAjgMAAAAA&#10;">
                  <v:imagedata r:id="rId19" o:title="" cropbottom="51040f" cropleft="9996f" cropright="52604f"/>
                </v:shape>
                <v:shape id="Picture 42" o:spid="_x0000_s1064" type="#_x0000_t75" style="position:absolute;left:1811520;top:2606040;width:272880;height:1167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Xw&#10;8mzEAAAA2wAAAA8AAABkcnMvZG93bnJldi54bWxEj0FrwkAUhO8F/8PyhN7qpqEViW6klhasIMUo&#10;np/Z1yQ0+zbNbkz8964g9DjMfDPMYjmYWpypdZVlBc+TCARxbnXFhYLD/vNpBsJ5ZI21ZVJwIQfL&#10;dPSwwETbnnd0znwhQgm7BBWU3jeJlC4vyaCb2IY4eD+2NeiDbAupW+xDuallHEVTabDisFBiQ+8l&#10;5b9ZZxS87Dar1Ulujh9u/b3t+r8mfuUvpR7Hw9schKfB/4fv9FoHLobbl/ADZHoF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Xw8mzEAAAA2wAAAA8AAAAAAAAAAAAAAAAAnAIA&#10;AGRycy9kb3ducmV2LnhtbFBLBQYAAAAABAAEAPcAAACNAwAAAAA=&#10;">
                  <v:imagedata r:id="rId20" o:title="" croptop="30757f" cropbottom="18996f" cropleft="30921f" cropright="31465f"/>
                </v:shape>
                <v:shape id="Picture 43" o:spid="_x0000_s1065" type="#_x0000_t75" style="position:absolute;left:6204600;top:2606040;width:272880;height:1167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q8&#10;V/fEAAAA2wAAAA8AAABkcnMvZG93bnJldi54bWxEj0FrwkAUhO+C/2F5Qm91o22lxGxESwtWEIkt&#10;PT+zzySYfZtmVxP/vVsoeBxmvhkmWfSmFhdqXWVZwWQcgSDOra64UPD99fH4CsJ5ZI21ZVJwJQeL&#10;dDhIMNa244wue1+IUMIuRgWl900spctLMujGtiEO3tG2Bn2QbSF1i10oN7WcRtFMGqw4LJTY0FtJ&#10;+Wl/Ngqes81qdZCbn3e33m3P3W8zfeFPpR5G/XIOwlPv7+F/eq0D9wR/X8IPkOkN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q8V/fEAAAA2wAAAA8AAAAAAAAAAAAAAAAAnAIA&#10;AGRycy9kb3ducmV2LnhtbFBLBQYAAAAABAAEAPcAAACNAwAAAAA=&#10;">
                  <v:imagedata r:id="rId21" o:title="" croptop="30757f" cropbottom="18996f" cropleft="30921f" cropright="31465f"/>
                </v:shape>
                <v:shape id="Picture 44" o:spid="_x0000_s1066" type="#_x0000_t75" style="position:absolute;left:3197160;top:3708360;width:1195560;height:28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LG&#10;kyPEAAAA2wAAAA8AAABkcnMvZG93bnJldi54bWxEj0FrwkAUhO+C/2F5Qm+6UazW6CraIpTejAU9&#10;PrIv2WD2bciumvbXdwuCx2FmvmFWm87W4katrxwrGI8SEMS50xWXCr6P++EbCB+QNdaOScEPedis&#10;+70Vptrd+UC3LJQiQtinqMCE0KRS+tyQRT9yDXH0CtdaDFG2pdQt3iPc1nKSJDNpseK4YLChd0P5&#10;JbtaBcXJzxcfu93k9Wu8OBT77Gjy869SL4NuuwQRqAvP8KP9qRVMp/D/Jf4Auf4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LGkyPEAAAA2wAAAA8AAAAAAAAAAAAAAAAAnAIA&#10;AGRycy9kb3ducmV2LnhtbFBLBQYAAAAABAAEAPcAAACNAwAAAAA=&#10;">
                  <v:imagedata r:id="rId22" o:title="" croptop="51999f" cropbottom="9688f" cropleft="51808f"/>
                </v:shape>
                <v:shape id="Picture 45" o:spid="_x0000_s1067" type="#_x0000_t75" style="position:absolute;left:7698600;top:3708360;width:401400;height:28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0K&#10;xSXBAAAA2wAAAA8AAABkcnMvZG93bnJldi54bWxET1trwjAUfh/4H8IRfBmaTmYZ1SgyFGRjiE58&#10;PjRnbWdzUprYy369EQY+fne+xaozpWiodoVlBS+TCARxanXBmYLT93b8BsJ5ZI2lZVLQk4PVcvC0&#10;wETblg/UHH0mQgm7BBXk3leJlC7NyaCb2Io4aD+2NugDrDOpa2xDuSnlNIpiabDgsJBjRe85pZfj&#10;1Sg4P/efWP1tZl+b393J788fcSCUGg279RyEp84/zP/pnVbwOoP7l/AD5PIG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0KxSXBAAAA2wAAAA8AAAAAAAAAAAAAAAAAnAIAAGRy&#10;cy9kb3ducmV2LnhtbFBLBQYAAAAABAAEAPcAAACKAwAAAAA=&#10;">
                  <v:imagedata r:id="rId23" o:title="" croptop="51999f" cropbottom="9688f" cropleft="51808f" cropright="9104f"/>
                </v:shape>
                <w10:wrap type="topAndBottom"/>
              </v:group>
            </w:pict>
          </mc:Fallback>
        </mc:AlternateContent>
      </w:r>
      <w:r w:rsidR="006D063C">
        <w:rPr>
          <w:noProof/>
          <w:lang w:eastAsia="en-US" w:bidi="ar-SA"/>
        </w:rPr>
        <mc:AlternateContent>
          <mc:Choice Requires="wps">
            <w:drawing>
              <wp:anchor distT="0" distB="0" distL="0" distR="0" simplePos="0" relativeHeight="251652096" behindDoc="0" locked="0" layoutInCell="1" allowOverlap="1" wp14:anchorId="137C1D1C" wp14:editId="1B7570E6">
                <wp:simplePos x="0" y="0"/>
                <wp:positionH relativeFrom="column">
                  <wp:posOffset>635</wp:posOffset>
                </wp:positionH>
                <wp:positionV relativeFrom="paragraph">
                  <wp:posOffset>635</wp:posOffset>
                </wp:positionV>
                <wp:extent cx="8691245" cy="5718175"/>
                <wp:effectExtent l="0" t="0" r="0" b="0"/>
                <wp:wrapTopAndBottom/>
                <wp:docPr id="28" name="Quadro5"/>
                <wp:cNvGraphicFramePr/>
                <a:graphic xmlns:a="http://schemas.openxmlformats.org/drawingml/2006/main">
                  <a:graphicData uri="http://schemas.microsoft.com/office/word/2010/wordprocessingShape">
                    <wps:wsp>
                      <wps:cNvSpPr txBox="1"/>
                      <wps:spPr>
                        <a:xfrm>
                          <a:off x="0" y="0"/>
                          <a:ext cx="8691245" cy="5718175"/>
                        </a:xfrm>
                        <a:prstGeom prst="rect">
                          <a:avLst/>
                        </a:prstGeom>
                      </wps:spPr>
                      <wps:txbx>
                        <w:txbxContent>
                          <w:p w14:paraId="5FC929BE" w14:textId="77777777" w:rsidR="006D063C" w:rsidRDefault="006D063C">
                            <w:pPr>
                              <w:pStyle w:val="TableofFigures"/>
                              <w:jc w:val="both"/>
                              <w:rPr>
                                <w:rFonts w:ascii="Times New Roman" w:hAnsi="Times New Roman"/>
                                <w:i w:val="0"/>
                                <w:iCs w:val="0"/>
                              </w:rPr>
                            </w:pPr>
                            <w:r>
                              <w:rPr>
                                <w:rFonts w:ascii="Times New Roman" w:hAnsi="Times New Roman"/>
                                <w:i w:val="0"/>
                                <w:iCs w:val="0"/>
                              </w:rPr>
                              <w:t xml:space="preserve">Figura 6: Hypervolumes created with the six functional traits together for the trait-based (a) and the PFT (b) modelling approach  through the method of Blonder et al. (2018). The hypervolumes were created after the data to be submited to a PCA analysis. The PCA can be seen in Figure SMXXX. The blue points indicate the dara in a regular climate scenario and the red ones the scenario of low precipitation (-50%). The darkest the color of the point the higher the density of the value within the functional space. The bigeer circles represent the centroyd (i.e. the values mean) of data distribution. Here the volumes of  the different approaches are shown separetely to improve readability, hence, they are not presented in the same unit. The blue points indicate the dara in a regular climate scenario and the red ones the scenario of low precipitation (-50%) For the volumes of the two approaches together see Figure SMXXXX. </w:t>
                            </w:r>
                          </w:p>
                        </w:txbxContent>
                      </wps:txbx>
                      <wps:bodyPr lIns="0" tIns="0" rIns="0" bIns="0" anchor="t">
                        <a:noAutofit/>
                      </wps:bodyPr>
                    </wps:wsp>
                  </a:graphicData>
                </a:graphic>
              </wp:anchor>
            </w:drawing>
          </mc:Choice>
          <mc:Fallback>
            <w:pict>
              <v:shape id="_x0000_s1068" type="#_x0000_t202" style="position:absolute;margin-left:.05pt;margin-top:.05pt;width:684.35pt;height:450.2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" filled="f" stroked="f">
                <v:textbox inset="0,0,0,0">
                  <w:txbxContent>
                    <w:p w14:paraId="5FC929BE" w14:textId="77777777" w:rsidR="006D063C" w:rsidRDefault="006D063C">
                      <w:pPr>
                        <w:pStyle w:val="TableofFigures"/>
                        <w:jc w:val="both"/>
                        <w:rPr>
                          <w:rFonts w:ascii="Times New Roman" w:hAnsi="Times New Roman"/>
                          <w:i w:val="0"/>
                          <w:iCs w:val="0"/>
                        </w:rPr>
                      </w:pPr>
                      <w:r>
                        <w:rPr>
                          <w:rFonts w:ascii="Times New Roman" w:hAnsi="Times New Roman"/>
                          <w:i w:val="0"/>
                          <w:iCs w:val="0"/>
                        </w:rPr>
                        <w:t xml:space="preserve">Figura 6: Hypervolumes created with the six functional traits together for the trait-based (a) and the PFT (b) modelling approach  through the method of Blonder et al. (2018). The hypervolumes were created after the data to be submited to a PCA analysis. The PCA can be seen in Figure SMXXX. The blue points indicate the dara in a regular climate scenario and the red ones the scenario of low precipitation (-50%). The darkest the color of the point the higher the density of the value within the functional space. The bigeer circles represent the centroyd (i.e. the values mean) of data distribution. Here the volumes of  the different approaches are shown separetely to improve readability, hence, they are not presented in the same unit. The blue points indicate the dara in a regular climate scenario and the red ones the scenario of low precipitation (-50%) For the volumes of the two approaches together see Figure SMXXXX. </w:t>
                      </w:r>
                    </w:p>
                  </w:txbxContent>
                </v:textbox>
                <w10:wrap type="topAndBottom"/>
              </v:shape>
            </w:pict>
          </mc:Fallback>
        </mc:AlternateContent>
      </w:r>
    </w:p>
    <w:p w14:paraId="32428DB3" w14:textId="77777777" w:rsidR="006E0FCD" w:rsidRDefault="006E0FCD"/>
    <w:p w14:paraId="3E42E81D" w14:textId="77777777" w:rsidR="006E0FCD" w:rsidRDefault="006E0FCD"/>
    <w:p w14:paraId="27CF8371" w14:textId="77777777" w:rsidR="006E0FCD" w:rsidRDefault="006D063C">
      <w:r>
        <w:rPr>
          <w:noProof/>
          <w:lang w:eastAsia="en-US" w:bidi="ar-SA"/>
        </w:rPr>
        <mc:AlternateContent>
          <mc:Choice Requires="wpg">
            <w:drawing>
              <wp:anchor distT="0" distB="0" distL="0" distR="0" simplePos="0" relativeHeight="251660288" behindDoc="0" locked="0" layoutInCell="1" allowOverlap="1" wp14:anchorId="0378E41A" wp14:editId="4FD363EE">
                <wp:simplePos x="0" y="0"/>
                <wp:positionH relativeFrom="column">
                  <wp:posOffset>1075690</wp:posOffset>
                </wp:positionH>
                <wp:positionV relativeFrom="paragraph">
                  <wp:posOffset>720725</wp:posOffset>
                </wp:positionV>
                <wp:extent cx="7738200" cy="5377680"/>
                <wp:effectExtent l="0" t="0" r="0" b="0"/>
                <wp:wrapNone/>
                <wp:docPr id="46" name="Forma1"/>
                <wp:cNvGraphicFramePr/>
                <a:graphic xmlns:a="http://schemas.openxmlformats.org/drawingml/2006/main">
                  <a:graphicData uri="http://schemas.microsoft.com/office/word/2010/wordprocessingGroup">
                    <wpg:wgp>
                      <wpg:cNvGrpSpPr/>
                      <wpg:grpSpPr>
                        <a:xfrm>
                          <a:off x="0" y="0"/>
                          <a:ext cx="7738200" cy="5377680"/>
                          <a:chOff x="0" y="0"/>
                          <a:chExt cx="7738200" cy="5377680"/>
                        </a:xfrm>
                      </wpg:grpSpPr>
                      <pic:pic xmlns:pic="http://schemas.openxmlformats.org/drawingml/2006/picture">
                        <pic:nvPicPr>
                          <pic:cNvPr id="47" name="Picture 47"/>
                          <pic:cNvPicPr/>
                        </pic:nvPicPr>
                        <pic:blipFill>
                          <a:blip r:embed="rId24"/>
                          <a:stretch/>
                        </pic:blipFill>
                        <pic:spPr>
                          <a:xfrm>
                            <a:off x="0" y="0"/>
                            <a:ext cx="7738200" cy="5377680"/>
                          </a:xfrm>
                          <a:prstGeom prst="rect">
                            <a:avLst/>
                          </a:prstGeom>
                          <a:ln>
                            <a:noFill/>
                          </a:ln>
                        </pic:spPr>
                      </pic:pic>
                      <wps:wsp>
                        <wps:cNvPr id="48" name="Oval 48"/>
                        <wps:cNvSpPr/>
                        <wps:spPr>
                          <a:xfrm>
                            <a:off x="0" y="3503880"/>
                            <a:ext cx="101520" cy="104760"/>
                          </a:xfrm>
                          <a:prstGeom prst="ellipse">
                            <a:avLst/>
                          </a:prstGeom>
                          <a:solidFill>
                            <a:srgbClr val="000000"/>
                          </a:solidFill>
                          <a:ln>
                            <a:noFill/>
                          </a:ln>
                        </wps:spPr>
                        <wps:style>
                          <a:lnRef idx="0">
                            <a:scrgbClr r="0" g="0" b="0"/>
                          </a:lnRef>
                          <a:fillRef idx="0">
                            <a:scrgbClr r="0" g="0" b="0"/>
                          </a:fillRef>
                          <a:effectRef idx="0">
                            <a:scrgbClr r="0" g="0" b="0"/>
                          </a:effectRef>
                          <a:fontRef idx="minor"/>
                        </wps:style>
                        <wps:bodyPr/>
                      </wps:wsp>
                      <wps:wsp>
                        <wps:cNvPr id="49" name="Oval 49"/>
                        <wps:cNvSpPr/>
                        <wps:spPr>
                          <a:xfrm>
                            <a:off x="0" y="3753000"/>
                            <a:ext cx="101520" cy="104760"/>
                          </a:xfrm>
                          <a:prstGeom prst="ellipse">
                            <a:avLst/>
                          </a:prstGeom>
                          <a:solidFill>
                            <a:srgbClr val="999999"/>
                          </a:solidFill>
                          <a:ln>
                            <a:noFill/>
                          </a:ln>
                        </wps:spPr>
                        <wps:style>
                          <a:lnRef idx="0">
                            <a:scrgbClr r="0" g="0" b="0"/>
                          </a:lnRef>
                          <a:fillRef idx="0">
                            <a:scrgbClr r="0" g="0" b="0"/>
                          </a:fillRef>
                          <a:effectRef idx="0">
                            <a:scrgbClr r="0" g="0" b="0"/>
                          </a:effectRef>
                          <a:fontRef idx="minor"/>
                        </wps:style>
                        <wps:bodyPr/>
                      </wps:wsp>
                      <wps:wsp>
                        <wps:cNvPr id="50" name="Oval 50"/>
                        <wps:cNvSpPr/>
                        <wps:spPr>
                          <a:xfrm>
                            <a:off x="0" y="4208760"/>
                            <a:ext cx="101520" cy="104760"/>
                          </a:xfrm>
                          <a:prstGeom prst="ellipse">
                            <a:avLst/>
                          </a:prstGeom>
                          <a:solidFill>
                            <a:srgbClr val="F3715A"/>
                          </a:solidFill>
                          <a:ln>
                            <a:noFill/>
                          </a:ln>
                        </wps:spPr>
                        <wps:style>
                          <a:lnRef idx="0">
                            <a:scrgbClr r="0" g="0" b="0"/>
                          </a:lnRef>
                          <a:fillRef idx="0">
                            <a:scrgbClr r="0" g="0" b="0"/>
                          </a:fillRef>
                          <a:effectRef idx="0">
                            <a:scrgbClr r="0" g="0" b="0"/>
                          </a:effectRef>
                          <a:fontRef idx="minor"/>
                        </wps:style>
                        <wps:bodyPr/>
                      </wps:wsp>
                      <wps:wsp>
                        <wps:cNvPr id="51" name="Oval 51"/>
                        <wps:cNvSpPr/>
                        <wps:spPr>
                          <a:xfrm>
                            <a:off x="0" y="4001760"/>
                            <a:ext cx="101520" cy="105480"/>
                          </a:xfrm>
                          <a:prstGeom prst="ellipse">
                            <a:avLst/>
                          </a:prstGeom>
                          <a:solidFill>
                            <a:srgbClr val="00B274"/>
                          </a:solidFill>
                          <a:ln>
                            <a:noFill/>
                          </a:ln>
                        </wps:spPr>
                        <wps:style>
                          <a:lnRef idx="0">
                            <a:scrgbClr r="0" g="0" b="0"/>
                          </a:lnRef>
                          <a:fillRef idx="0">
                            <a:scrgbClr r="0" g="0" b="0"/>
                          </a:fillRef>
                          <a:effectRef idx="0">
                            <a:scrgbClr r="0" g="0" b="0"/>
                          </a:effectRef>
                          <a:fontRef idx="minor"/>
                        </wps:style>
                        <wps:bodyPr/>
                      </wps:wsp>
                      <wps:wsp>
                        <wps:cNvPr id="52" name="Text Box 52"/>
                        <wps:cNvSpPr txBox="1"/>
                        <wps:spPr>
                          <a:xfrm>
                            <a:off x="87480" y="3421440"/>
                            <a:ext cx="2436155" cy="236050"/>
                          </a:xfrm>
                          <a:prstGeom prst="rect">
                            <a:avLst/>
                          </a:prstGeom>
                          <a:noFill/>
                          <a:ln>
                            <a:noFill/>
                          </a:ln>
                        </wps:spPr>
                        <wps:txbx>
                          <w:txbxContent>
                            <w:p w14:paraId="08426445" w14:textId="77777777" w:rsidR="006D063C" w:rsidRDefault="006D063C">
                              <w:pPr>
                                <w:overflowPunct w:val="0"/>
                              </w:pPr>
                              <w:r>
                                <w:rPr>
                                  <w:rFonts w:ascii="Arial" w:hAnsi="Arial"/>
                                  <w:sz w:val="20"/>
                                  <w:szCs w:val="36"/>
                                </w:rPr>
                                <w:t>Trait-based regular climate</w:t>
                              </w:r>
                            </w:p>
                          </w:txbxContent>
                        </wps:txbx>
                        <wps:bodyPr wrap="square" lIns="90000" tIns="45000" rIns="90000" bIns="45000">
                          <a:spAutoFit/>
                        </wps:bodyPr>
                      </wps:wsp>
                      <wps:wsp>
                        <wps:cNvPr id="53" name="Text Box 53"/>
                        <wps:cNvSpPr txBox="1"/>
                        <wps:spPr>
                          <a:xfrm>
                            <a:off x="87479" y="3669859"/>
                            <a:ext cx="2436155" cy="236050"/>
                          </a:xfrm>
                          <a:prstGeom prst="rect">
                            <a:avLst/>
                          </a:prstGeom>
                          <a:noFill/>
                          <a:ln>
                            <a:noFill/>
                          </a:ln>
                        </wps:spPr>
                        <wps:txbx>
                          <w:txbxContent>
                            <w:p w14:paraId="794CF389" w14:textId="77777777" w:rsidR="006D063C" w:rsidRDefault="006D063C">
                              <w:pPr>
                                <w:overflowPunct w:val="0"/>
                              </w:pPr>
                              <w:r>
                                <w:rPr>
                                  <w:rFonts w:ascii="Arial" w:hAnsi="Arial"/>
                                  <w:sz w:val="20"/>
                                  <w:szCs w:val="36"/>
                                </w:rPr>
                                <w:t>Trait-based low precipitation</w:t>
                              </w:r>
                            </w:p>
                          </w:txbxContent>
                        </wps:txbx>
                        <wps:bodyPr wrap="square" lIns="90000" tIns="45000" rIns="90000" bIns="45000">
                          <a:spAutoFit/>
                        </wps:bodyPr>
                      </wps:wsp>
                      <wps:wsp>
                        <wps:cNvPr id="54" name="Text Box 54"/>
                        <wps:cNvSpPr txBox="1"/>
                        <wps:spPr>
                          <a:xfrm>
                            <a:off x="87479" y="3918236"/>
                            <a:ext cx="2436155" cy="236050"/>
                          </a:xfrm>
                          <a:prstGeom prst="rect">
                            <a:avLst/>
                          </a:prstGeom>
                          <a:noFill/>
                          <a:ln>
                            <a:noFill/>
                          </a:ln>
                        </wps:spPr>
                        <wps:txbx>
                          <w:txbxContent>
                            <w:p w14:paraId="4AE2B0B4" w14:textId="77777777" w:rsidR="006D063C" w:rsidRDefault="006D063C">
                              <w:pPr>
                                <w:overflowPunct w:val="0"/>
                              </w:pPr>
                              <w:r>
                                <w:rPr>
                                  <w:rFonts w:ascii="Arial" w:hAnsi="Arial"/>
                                  <w:sz w:val="20"/>
                                  <w:szCs w:val="36"/>
                                </w:rPr>
                                <w:t>PFT regular climate</w:t>
                              </w:r>
                            </w:p>
                          </w:txbxContent>
                        </wps:txbx>
                        <wps:bodyPr wrap="square" lIns="90000" tIns="45000" rIns="90000" bIns="45000">
                          <a:spAutoFit/>
                        </wps:bodyPr>
                      </wps:wsp>
                      <wps:wsp>
                        <wps:cNvPr id="55" name="Text Box 55"/>
                        <wps:cNvSpPr txBox="1"/>
                        <wps:spPr>
                          <a:xfrm>
                            <a:off x="87479" y="4125936"/>
                            <a:ext cx="2436155" cy="236050"/>
                          </a:xfrm>
                          <a:prstGeom prst="rect">
                            <a:avLst/>
                          </a:prstGeom>
                          <a:noFill/>
                          <a:ln>
                            <a:noFill/>
                          </a:ln>
                        </wps:spPr>
                        <wps:txbx>
                          <w:txbxContent>
                            <w:p w14:paraId="5972641D" w14:textId="77777777" w:rsidR="006D063C" w:rsidRDefault="006D063C">
                              <w:pPr>
                                <w:overflowPunct w:val="0"/>
                              </w:pPr>
                              <w:r>
                                <w:rPr>
                                  <w:rFonts w:ascii="Arial" w:hAnsi="Arial"/>
                                  <w:sz w:val="20"/>
                                  <w:szCs w:val="36"/>
                                </w:rPr>
                                <w:t>PFT low precipitation</w:t>
                              </w:r>
                            </w:p>
                          </w:txbxContent>
                        </wps:txbx>
                        <wps:bodyPr wrap="square" lIns="90000" tIns="45000" rIns="90000" bIns="45000">
                          <a:spAutoFit/>
                        </wps:bodyPr>
                      </wps:wsp>
                    </wpg:wgp>
                  </a:graphicData>
                </a:graphic>
              </wp:anchor>
            </w:drawing>
          </mc:Choice>
          <mc:Fallback>
            <w:pict>
              <v:group id="Forma1" o:spid="_x0000_s1069" style="position:absolute;margin-left:84.7pt;margin-top:56.75pt;width:609.3pt;height:423.45pt;z-index:251660288;mso-wrap-distance-left:0;mso-wrap-distance-right:0" coordsize="7738200,53776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">
                <v:shape id="Picture 47" o:spid="_x0000_s1070" type="#_x0000_t75" style="position:absolute;width:7738200;height:5377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eo&#10;w0bFAAAA2wAAAA8AAABkcnMvZG93bnJldi54bWxEj0FrAjEUhO+C/yE8wZtmlWJlNUpZKfUgSG2h&#10;eHtsXpNtNy/LJl1Xf70pFHocZuYbZr3tXS06akPlWcFsmoEgLr2u2Ch4f3ueLEGEiKyx9kwKrhRg&#10;uxkO1phrf+FX6k7RiAThkKMCG2OTSxlKSw7D1DfEyfv0rcOYZGukbvGS4K6W8yxbSIcVpwWLDRWW&#10;yu/Tj1PQHarj3DT2w7wcl7fixru+OH8pNR71TysQkfr4H/5r77WCh0f4/ZJ+gNzc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3qMNGxQAAANsAAAAPAAAAAAAAAAAAAAAAAJwC&#10;AABkcnMvZG93bnJldi54bWxQSwUGAAAAAAQABAD3AAAAjgMAAAAA&#10;">
                  <v:imagedata r:id="rId25" o:title=""/>
                </v:shape>
                <v:oval id="Oval 48" o:spid="_x0000_s1071" style="position:absolute;top:3503880;width:101520;height:104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Gt+wgAA&#10;ANsAAAAPAAAAZHJzL2Rvd25yZXYueG1sRE/LasJAFN0X/IfhCu6aSUWLpo4ioli6KPiAkt0lc5tE&#10;M3fCzJikf99ZFLo8nPdqM5hGdOR8bVnBS5KCIC6srrlUcL0cnhcgfEDW2FgmBT/kYbMePa0w07bn&#10;E3XnUIoYwj5DBVUIbSalLyoy6BPbEkfu2zqDIUJXSu2wj+GmkdM0fZUGa44NFba0q6i4nx9GgdvP&#10;j0HeD/vZ7fP2tbQfuc71XKnJeNi+gQg0hH/xn/tdK5jFs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w4a37CAAAA2wAAAA8AAAAAAAAAAAAAAAAAlwIAAGRycy9kb3du&#10;cmV2LnhtbFBLBQYAAAAABAAEAPUAAACGAwAAAAA=&#10;" fillcolor="black" stroked="f"/>
                <v:oval id="Oval 49" o:spid="_x0000_s1072" style="position:absolute;top:3753000;width:101520;height:104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V8dXwwAA&#10;ANsAAAAPAAAAZHJzL2Rvd25yZXYueG1sRI9LawIxFIX3Bf9DuEJ3NWMRqaNRRBSk1OJr4fKSXCej&#10;k5vpJNXx3zeFQpeH8/g4k1nrKnGjJpSeFfR7GQhi7U3JhYLjYfXyBiJEZIOVZ1LwoACzaedpgrnx&#10;d97RbR8LkUY45KjAxljnUgZtyWHo+Zo4eWffOIxJNoU0Dd7TuKvka5YNpcOSE8FiTQtL+rr/dol7&#10;vOCptZdiufn60AOnt8P3z7lSz912PgYRqY3/4b/22igYjOD3S/oBcv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V8dXwwAAANsAAAAPAAAAAAAAAAAAAAAAAJcCAABkcnMvZG93&#10;bnJldi54bWxQSwUGAAAAAAQABAD1AAAAhwMAAAAA&#10;" fillcolor="#999" stroked="f"/>
                <v:oval id="Oval 50" o:spid="_x0000_s1073" style="position:absolute;top:4208760;width:101520;height:1047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Ta+CvQAA&#10;ANsAAAAPAAAAZHJzL2Rvd25yZXYueG1sRE9LCsIwEN0L3iGM4EY0VVGkGkUERdGNnwMMzdhWm0lp&#10;Yq23NwvB5eP9F6vGFKKmyuWWFQwHEQjixOqcUwW367Y/A+E8ssbCMin4kIPVst1aYKztm89UX3wq&#10;Qgi7GBVk3pexlC7JyKAb2JI4cHdbGfQBVqnUFb5DuCnkKIqm0mDOoSHDkjYZJc/Lyyg4TI7TemeK&#10;/MxDQ+OePD2Sx0ypbqdZz0F4avxf/HPvtYJJWB++hB8gl1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AGTa+CvQAAANsAAAAPAAAAAAAAAAAAAAAAAJcCAABkcnMvZG93bnJldi54&#10;bWxQSwUGAAAAAAQABAD1AAAAgQMAAAAA&#10;" fillcolor="#f3715a" stroked="f"/>
                <v:oval id="Oval 51" o:spid="_x0000_s1074" style="position:absolute;top:4001760;width:101520;height:1054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43YLxAAA&#10;ANsAAAAPAAAAZHJzL2Rvd25yZXYueG1sRI9LawIxFIX3Bf9DuEI3RTMWKjKaES2UWoSCoxt3l8md&#10;B05upknqTP+9EQouD+fxcVbrwbTiSs43lhXMpgkI4sLqhisFp+PHZAHCB2SNrWVS8Ece1tnoaYWp&#10;tj0f6JqHSsQR9ikqqEPoUil9UZNBP7UdcfRK6wyGKF0ltcM+jptWvibJXBpsOBJq7Oi9puKS/5oI&#10;cefPvtwWu8N8sX/52uf4rdsfpZ7Hw2YJItAQHuH/9k4reJvB/Uv8ATK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JeN2C8QAAADbAAAADwAAAAAAAAAAAAAAAACXAgAAZHJzL2Rv&#10;d25yZXYueG1sUEsFBgAAAAAEAAQA9QAAAIgDAAAAAA==&#10;" fillcolor="#00b274" stroked="f"/>
                <v:shape id="Text Box 52" o:spid="_x0000_s1075" type="#_x0000_t202" style="position:absolute;left:87480;top:3421440;width:2436155;height:2360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xgoxgAA&#10;ANsAAAAPAAAAZHJzL2Rvd25yZXYueG1sRI9ba8JAFITfC/0Pyyn41mwa8Ja6iogFoQ/iDfHtmD1N&#10;UrNn0+xW4793BcHHYWa+YUaT1lTiTI0rLSv4iGIQxJnVJecKtpuv9wEI55E1VpZJwZUcTMavLyNM&#10;tb3wis5rn4sAYZeigsL7OpXSZQUZdJGtiYP3YxuDPsgml7rBS4CbSiZx3JMGSw4LBdY0Kyg7rf+N&#10;gv3yOv/7PbTLUzzcDbpl/5jMv/tKdd7a6ScIT61/hh/thVbQTeD+JfwAOb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GxgoxgAAANsAAAAPAAAAAAAAAAAAAAAAAJcCAABkcnMv&#10;ZG93bnJldi54bWxQSwUGAAAAAAQABAD1AAAAigMAAAAA&#10;" filled="f" stroked="f">
                  <v:textbox style="mso-fit-shape-to-text:t" inset="2.5mm,1.25mm,2.5mm,1.25mm">
                    <w:txbxContent>
                      <w:p w14:paraId="08426445" w14:textId="77777777" w:rsidR="006D063C" w:rsidRDefault="006D063C">
                        <w:pPr>
                          <w:overflowPunct w:val="0"/>
                        </w:pPr>
                        <w:r>
                          <w:rPr>
                            <w:rFonts w:ascii="Arial" w:hAnsi="Arial"/>
                            <w:sz w:val="20"/>
                            <w:szCs w:val="36"/>
                          </w:rPr>
                          <w:t>Trait-based regular climate</w:t>
                        </w:r>
                      </w:p>
                    </w:txbxContent>
                  </v:textbox>
                </v:shape>
                <v:shape id="Text Box 53" o:spid="_x0000_s1076" type="#_x0000_t202" style="position:absolute;left:87479;top:3669859;width:2436155;height:2360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V72zxwAA&#10;ANsAAAAPAAAAZHJzL2Rvd25yZXYueG1sRI9Ba8JAFITvQv/D8gq96aaWaJq6ShELBQ9iVKS31+xr&#10;kpp9G7Nbjf++Kwgeh5n5hpnMOlOLE7WusqzgeRCBIM6trrhQsN189BMQziNrrC2Tggs5mE0fehNM&#10;tT3zmk6ZL0SAsEtRQel9k0rp8pIMuoFtiIP3Y1uDPsi2kLrFc4CbWg6jaCQNVhwWSmxoXlJ+yP6M&#10;gv3qsjj+fnWrQ/S6S+Jq/D1cLMdKPT12728gPHX+Hr61P7WC+AWuX8IPkNN/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UFe9s8cAAADbAAAADwAAAAAAAAAAAAAAAACXAgAAZHJz&#10;L2Rvd25yZXYueG1sUEsFBgAAAAAEAAQA9QAAAIsDAAAAAA==&#10;" filled="f" stroked="f">
                  <v:textbox style="mso-fit-shape-to-text:t" inset="2.5mm,1.25mm,2.5mm,1.25mm">
                    <w:txbxContent>
                      <w:p w14:paraId="794CF389" w14:textId="77777777" w:rsidR="006D063C" w:rsidRDefault="006D063C">
                        <w:pPr>
                          <w:overflowPunct w:val="0"/>
                        </w:pPr>
                        <w:r>
                          <w:rPr>
                            <w:rFonts w:ascii="Arial" w:hAnsi="Arial"/>
                            <w:sz w:val="20"/>
                            <w:szCs w:val="36"/>
                          </w:rPr>
                          <w:t>Trait-based low precipitation</w:t>
                        </w:r>
                      </w:p>
                    </w:txbxContent>
                  </v:textbox>
                </v:shape>
                <v:shape id="Text Box 54" o:spid="_x0000_s1077" type="#_x0000_t202" style="position:absolute;left:87479;top:3918236;width:2436155;height:2360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viXHxwAA&#10;ANsAAAAPAAAAZHJzL2Rvd25yZXYueG1sRI9Ba8JAFITvQv/D8gq96abSaJq6ShELBQ9iVKS31+xr&#10;kpp9G7Nbjf++Kwgeh5n5hpnMOlOLE7WusqzgeRCBIM6trrhQsN189BMQziNrrC2Tggs5mE0fehNM&#10;tT3zmk6ZL0SAsEtRQel9k0rp8pIMuoFtiIP3Y1uDPsi2kLrFc4CbWg6jaCQNVhwWSmxoXlJ+yP6M&#10;gv3qsjj+fnWrQ/S6S+Jq/D1cLMdKPT12728gPHX+Hr61P7WC+AWuX8IPkNN/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374lx8cAAADbAAAADwAAAAAAAAAAAAAAAACXAgAAZHJz&#10;L2Rvd25yZXYueG1sUEsFBgAAAAAEAAQA9QAAAIsDAAAAAA==&#10;" filled="f" stroked="f">
                  <v:textbox style="mso-fit-shape-to-text:t" inset="2.5mm,1.25mm,2.5mm,1.25mm">
                    <w:txbxContent>
                      <w:p w14:paraId="4AE2B0B4" w14:textId="77777777" w:rsidR="006D063C" w:rsidRDefault="006D063C">
                        <w:pPr>
                          <w:overflowPunct w:val="0"/>
                        </w:pPr>
                        <w:r>
                          <w:rPr>
                            <w:rFonts w:ascii="Arial" w:hAnsi="Arial"/>
                            <w:sz w:val="20"/>
                            <w:szCs w:val="36"/>
                          </w:rPr>
                          <w:t>PFT regular climate</w:t>
                        </w:r>
                      </w:p>
                    </w:txbxContent>
                  </v:textbox>
                </v:shape>
                <v:shape id="Text Box 55" o:spid="_x0000_s1078" type="#_x0000_t202" style="position:absolute;left:87479;top:4125936;width:2436155;height:2360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8oBcxgAA&#10;ANsAAAAPAAAAZHJzL2Rvd25yZXYueG1sRI9Pa8JAFMTvhX6H5RW8NZsK8U/qKqUoCB5Eq4i3Z/Y1&#10;Sc2+jdlV47d3BaHHYWZ+w4wmranEhRpXWlbwEcUgiDOrS84VbH5m7wMQziNrrCyTghs5mIxfX0aY&#10;anvlFV3WPhcBwi5FBYX3dSqlywoy6CJbEwfv1zYGfZBNLnWD1wA3lezGcU8aLDksFFjTd0HZcX02&#10;CnbL2/T0t2+Xx3i4HSRl/9CdLvpKdd7ar08Qnlr/H36251pBksDjS/gBcnw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w8oBcxgAAANsAAAAPAAAAAAAAAAAAAAAAAJcCAABkcnMv&#10;ZG93bnJldi54bWxQSwUGAAAAAAQABAD1AAAAigMAAAAA&#10;" filled="f" stroked="f">
                  <v:textbox style="mso-fit-shape-to-text:t" inset="2.5mm,1.25mm,2.5mm,1.25mm">
                    <w:txbxContent>
                      <w:p w14:paraId="5972641D" w14:textId="77777777" w:rsidR="006D063C" w:rsidRDefault="006D063C">
                        <w:pPr>
                          <w:overflowPunct w:val="0"/>
                        </w:pPr>
                        <w:r>
                          <w:rPr>
                            <w:rFonts w:ascii="Arial" w:hAnsi="Arial"/>
                            <w:sz w:val="20"/>
                            <w:szCs w:val="36"/>
                          </w:rPr>
                          <w:t>PFT low precipitation</w:t>
                        </w:r>
                      </w:p>
                    </w:txbxContent>
                  </v:textbox>
                </v:shape>
              </v:group>
            </w:pict>
          </mc:Fallback>
        </mc:AlternateContent>
      </w:r>
    </w:p>
    <w:p w14:paraId="5EF256E6" w14:textId="77777777" w:rsidR="006E0FCD" w:rsidRDefault="006D063C">
      <w:r>
        <w:commentReference w:id="7"/>
      </w:r>
    </w:p>
    <w:p w14:paraId="11FC8F06" w14:textId="77777777" w:rsidR="006E0FCD" w:rsidRDefault="006E0FCD"/>
    <w:p w14:paraId="21078803" w14:textId="77777777" w:rsidR="006E0FCD" w:rsidRDefault="006E0FCD"/>
    <w:p w14:paraId="38F9A2B9" w14:textId="77777777" w:rsidR="006E0FCD" w:rsidRDefault="006E0FCD"/>
    <w:p w14:paraId="5BE45F8F" w14:textId="77777777" w:rsidR="006E0FCD" w:rsidRDefault="006E0FCD"/>
    <w:p w14:paraId="6332CE4F" w14:textId="77777777" w:rsidR="006E0FCD" w:rsidRDefault="006E0FCD"/>
    <w:p w14:paraId="2F2192FA" w14:textId="77777777" w:rsidR="006E0FCD" w:rsidRDefault="006E0FCD"/>
    <w:p w14:paraId="36105856" w14:textId="77777777" w:rsidR="006E0FCD" w:rsidRDefault="006E0FCD"/>
    <w:p w14:paraId="2C19BB14" w14:textId="77777777" w:rsidR="006E0FCD" w:rsidRDefault="006E0FCD"/>
    <w:p w14:paraId="722AADF4" w14:textId="77777777" w:rsidR="006E0FCD" w:rsidRDefault="006E0FCD"/>
    <w:p w14:paraId="6A60529D" w14:textId="77777777" w:rsidR="006E0FCD" w:rsidRDefault="006E0FCD"/>
    <w:p w14:paraId="0C4E3D4F" w14:textId="77777777" w:rsidR="006E0FCD" w:rsidRDefault="006E0FCD"/>
    <w:p w14:paraId="3092C53C" w14:textId="77777777" w:rsidR="006E0FCD" w:rsidRDefault="006E0FCD"/>
    <w:p w14:paraId="09A557DB" w14:textId="77777777" w:rsidR="006E0FCD" w:rsidRDefault="006E0FCD"/>
    <w:p w14:paraId="272823DC" w14:textId="77777777" w:rsidR="006E0FCD" w:rsidRDefault="006E0FCD"/>
    <w:p w14:paraId="49F46458" w14:textId="77777777" w:rsidR="006E0FCD" w:rsidRDefault="006E0FCD"/>
    <w:p w14:paraId="3FBA715D" w14:textId="77777777" w:rsidR="006E0FCD" w:rsidRDefault="006E0FCD"/>
    <w:p w14:paraId="6E9BDE1D" w14:textId="77777777" w:rsidR="006E0FCD" w:rsidRDefault="006E0FCD"/>
    <w:p w14:paraId="6CA4FCDD" w14:textId="77777777" w:rsidR="006E0FCD" w:rsidRDefault="006E0FCD"/>
    <w:p w14:paraId="10858DB8" w14:textId="77777777" w:rsidR="006E0FCD" w:rsidRDefault="006E0FCD"/>
    <w:p w14:paraId="6E9A80D1" w14:textId="77777777" w:rsidR="006E0FCD" w:rsidRDefault="006E0FCD"/>
    <w:p w14:paraId="384CBBE0" w14:textId="77777777" w:rsidR="006E0FCD" w:rsidRDefault="006E0FCD"/>
    <w:p w14:paraId="72D05438" w14:textId="77777777" w:rsidR="006E0FCD" w:rsidRDefault="006E0FCD"/>
    <w:p w14:paraId="3D3BCC00" w14:textId="77777777" w:rsidR="006E0FCD" w:rsidRDefault="006E0FCD"/>
    <w:p w14:paraId="3A0DE5F4" w14:textId="77777777" w:rsidR="006E0FCD" w:rsidRDefault="006E0FCD"/>
    <w:p w14:paraId="423BA632" w14:textId="77777777" w:rsidR="006E0FCD" w:rsidRDefault="006E0FCD"/>
    <w:p w14:paraId="05639CDE" w14:textId="77777777" w:rsidR="006E0FCD" w:rsidRDefault="006E0FCD"/>
    <w:p w14:paraId="598595D0" w14:textId="77777777" w:rsidR="006E0FCD" w:rsidRDefault="006E0FCD"/>
    <w:p w14:paraId="74D129FF" w14:textId="77777777" w:rsidR="006E0FCD" w:rsidRDefault="006E0FCD">
      <w:pPr>
        <w:sectPr w:rsidR="006E0FCD">
          <w:pgSz w:w="15840" w:h="12240" w:orient="landscape"/>
          <w:pgMar w:top="1134" w:right="1134" w:bottom="1134" w:left="1134" w:header="0" w:footer="0" w:gutter="0"/>
          <w:cols w:space="720"/>
          <w:formProt w:val="0"/>
          <w:docGrid w:linePitch="100"/>
        </w:sectPr>
      </w:pPr>
    </w:p>
    <w:p w14:paraId="174508E3" w14:textId="77777777" w:rsidR="006E0FCD" w:rsidRDefault="006D063C">
      <w:r>
        <w:rPr>
          <w:noProof/>
          <w:lang w:eastAsia="en-US" w:bidi="ar-SA"/>
        </w:rPr>
        <w:lastRenderedPageBreak/>
        <mc:AlternateContent>
          <mc:Choice Requires="wps">
            <w:drawing>
              <wp:anchor distT="0" distB="0" distL="0" distR="0" simplePos="0" relativeHeight="251661312" behindDoc="0" locked="0" layoutInCell="1" allowOverlap="1" wp14:anchorId="7BAD7AEC" wp14:editId="4951AB4A">
                <wp:simplePos x="0" y="0"/>
                <wp:positionH relativeFrom="column">
                  <wp:align>center</wp:align>
                </wp:positionH>
                <wp:positionV relativeFrom="line">
                  <wp:posOffset>635</wp:posOffset>
                </wp:positionV>
                <wp:extent cx="6332220" cy="2056765"/>
                <wp:effectExtent l="0" t="0" r="0" b="0"/>
                <wp:wrapTopAndBottom/>
                <wp:docPr id="56" name="Quadro4"/>
                <wp:cNvGraphicFramePr/>
                <a:graphic xmlns:a="http://schemas.openxmlformats.org/drawingml/2006/main">
                  <a:graphicData uri="http://schemas.microsoft.com/office/word/2010/wordprocessingShape">
                    <wps:wsp>
                      <wps:cNvSpPr txBox="1"/>
                      <wps:spPr>
                        <a:xfrm>
                          <a:off x="0" y="0"/>
                          <a:ext cx="6332220" cy="2056765"/>
                        </a:xfrm>
                        <a:prstGeom prst="rect">
                          <a:avLst/>
                        </a:prstGeom>
                      </wps:spPr>
                      <wps:txbx>
                        <w:txbxContent>
                          <w:p w14:paraId="4A424D56" w14:textId="77777777" w:rsidR="006D063C" w:rsidRDefault="006D063C">
                            <w:pPr>
                              <w:pStyle w:val="Tabela"/>
                              <w:jc w:val="both"/>
                              <w:rPr>
                                <w:rFonts w:ascii="Times New Roman" w:hAnsi="Times New Roman"/>
                                <w:i w:val="0"/>
                                <w:iCs w:val="0"/>
                              </w:rPr>
                            </w:pPr>
                          </w:p>
                        </w:txbxContent>
                      </wps:txbx>
                      <wps:bodyPr lIns="0" tIns="0" rIns="0" bIns="0" anchor="t">
                        <a:noAutofit/>
                      </wps:bodyPr>
                    </wps:wsp>
                  </a:graphicData>
                </a:graphic>
                <wp14:sizeRelH relativeFrom="margin">
                  <wp14:pctWidth>100000</wp14:pctWidth>
                </wp14:sizeRelH>
              </wp:anchor>
            </w:drawing>
          </mc:Choice>
          <mc:Fallback>
            <w:pict>
              <v:shape id="Quadro4" o:spid="_x0000_s1079" type="#_x0000_t202" style="position:absolute;margin-left:0;margin-top:.05pt;width:498.6pt;height:161.95pt;z-index:251661312;visibility:visible;mso-wrap-style:square;mso-width-percent:1000;mso-wrap-distance-left:0;mso-wrap-distance-top:0;mso-wrap-distance-right:0;mso-wrap-distance-bottom:0;mso-position-horizontal:center;mso-position-horizontal-relative:text;mso-position-vertical:absolute;mso-position-vertical-relative:line;mso-width-percent:100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" filled="f" stroked="f">
                <v:textbox inset="0,0,0,0">
                  <w:txbxContent>
                    <w:p w14:paraId="4A424D56" w14:textId="77777777" w:rsidR="006D063C" w:rsidRDefault="006D063C">
                      <w:pPr>
                        <w:pStyle w:val="Tabela"/>
                        <w:jc w:val="both"/>
                        <w:rPr>
                          <w:rFonts w:ascii="Times New Roman" w:hAnsi="Times New Roman"/>
                          <w:i w:val="0"/>
                          <w:iCs w:val="0"/>
                        </w:rPr>
                      </w:pPr>
                    </w:p>
                  </w:txbxContent>
                </v:textbox>
                <w10:wrap type="topAndBottom" anchory="line"/>
              </v:shape>
            </w:pict>
          </mc:Fallback>
        </mc:AlternateContent>
      </w:r>
      <w:r>
        <w:rPr>
          <w:noProof/>
          <w:lang w:eastAsia="en-US" w:bidi="ar-SA"/>
        </w:rPr>
        <mc:AlternateContent>
          <mc:Choice Requires="wps">
            <w:drawing>
              <wp:anchor distT="0" distB="0" distL="0" distR="0" simplePos="0" relativeHeight="251662336" behindDoc="0" locked="0" layoutInCell="1" allowOverlap="1" wp14:anchorId="5D2523F3" wp14:editId="74E11AF5">
                <wp:simplePos x="0" y="0"/>
                <wp:positionH relativeFrom="page">
                  <wp:posOffset>1169035</wp:posOffset>
                </wp:positionH>
                <wp:positionV relativeFrom="page">
                  <wp:posOffset>3365500</wp:posOffset>
                </wp:positionV>
                <wp:extent cx="5332730" cy="1724660"/>
                <wp:effectExtent l="0" t="0" r="0" b="0"/>
                <wp:wrapTopAndBottom/>
                <wp:docPr id="57" name="Quadro8"/>
                <wp:cNvGraphicFramePr/>
                <a:graphic xmlns:a="http://schemas.openxmlformats.org/drawingml/2006/main">
                  <a:graphicData uri="http://schemas.microsoft.com/office/word/2010/wordprocessingShape">
                    <wps:wsp>
                      <wps:cNvSpPr txBox="1"/>
                      <wps:spPr>
                        <a:xfrm>
                          <a:off x="0" y="0"/>
                          <a:ext cx="5332730" cy="1724660"/>
                        </a:xfrm>
                        <a:prstGeom prst="rect">
                          <a:avLst/>
                        </a:prstGeom>
                      </wps:spPr>
                      <wps:txbx>
                        <w:txbxContent>
                          <w:p w14:paraId="7B813CBA" w14:textId="77777777" w:rsidR="006D063C" w:rsidRDefault="006D063C">
                            <w:pPr>
                              <w:pStyle w:val="Tabela"/>
                              <w:jc w:val="both"/>
                              <w:rPr>
                                <w:rFonts w:ascii="Times New Roman" w:hAnsi="Times New Roman"/>
                              </w:rPr>
                            </w:pPr>
                            <w:r>
                              <w:rPr>
                                <w:rFonts w:ascii="Times New Roman" w:hAnsi="Times New Roman"/>
                                <w:i w:val="0"/>
                                <w:iCs w:val="0"/>
                              </w:rPr>
                              <w:t>Table 2: Range of functional traits values from which values are sampled uniformly and its combinations create the different Plant Life Strategys (PLS). Used in the trait-based modelling approach. α: allocation; τ: residence time; Abgw: aboveground woody tissues; *months; **years</w:t>
                            </w:r>
                          </w:p>
                          <w:p w14:paraId="28039B97" w14:textId="77777777" w:rsidR="006D063C" w:rsidRDefault="006D063C">
                            <w:pPr>
                              <w:pStyle w:val="Tabela"/>
                              <w:jc w:val="both"/>
                              <w:rPr>
                                <w:i w:val="0"/>
                                <w:iCs w:val="0"/>
                              </w:rPr>
                            </w:pPr>
                            <w:r>
                              <w:rPr>
                                <w:vanish/>
                              </w:rPr>
                              <w:br/>
                            </w:r>
                          </w:p>
                        </w:txbxContent>
                      </wps:txbx>
                      <wps:bodyPr lIns="0" tIns="0" rIns="0" bIns="0" anchor="t">
                        <a:noAutofit/>
                      </wps:bodyPr>
                    </wps:wsp>
                  </a:graphicData>
                </a:graphic>
              </wp:anchor>
            </w:drawing>
          </mc:Choice>
          <mc:Fallback>
            <w:pict>
              <v:shape id="Quadro8" o:spid="_x0000_s1080" type="#_x0000_t202" style="position:absolute;margin-left:92.05pt;margin-top:265pt;width:419.9pt;height:135.8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" filled="f" stroked="f">
                <v:textbox inset="0,0,0,0">
                  <w:txbxContent>
                    <w:p w14:paraId="7B813CBA" w14:textId="77777777" w:rsidR="006D063C" w:rsidRDefault="006D063C">
                      <w:pPr>
                        <w:pStyle w:val="Tabela"/>
                        <w:jc w:val="both"/>
                        <w:rPr>
                          <w:rFonts w:ascii="Times New Roman" w:hAnsi="Times New Roman"/>
                        </w:rPr>
                      </w:pPr>
                      <w:r>
                        <w:rPr>
                          <w:rFonts w:ascii="Times New Roman" w:hAnsi="Times New Roman"/>
                          <w:i w:val="0"/>
                          <w:iCs w:val="0"/>
                        </w:rPr>
                        <w:t>Table 2: Range of functional traits values from which values are sampled uniformly and its combinations create the different Plant Life Strategys (PLS). Used in the trait-based modelling approach. α: allocation; τ: residence time; Abgw: aboveground woody tissues; *months; **years</w:t>
                      </w:r>
                    </w:p>
                    <w:p w14:paraId="28039B97" w14:textId="77777777" w:rsidR="006D063C" w:rsidRDefault="006D063C">
                      <w:pPr>
                        <w:pStyle w:val="Tabela"/>
                        <w:jc w:val="both"/>
                        <w:rPr>
                          <w:i w:val="0"/>
                          <w:iCs w:val="0"/>
                        </w:rPr>
                      </w:pPr>
                      <w:r>
                        <w:rPr>
                          <w:vanish/>
                        </w:rPr>
                        <w:br/>
                      </w:r>
                    </w:p>
                  </w:txbxContent>
                </v:textbox>
                <w10:wrap type="topAndBottom" anchorx="page" anchory="page"/>
              </v:shape>
            </w:pict>
          </mc:Fallback>
        </mc:AlternateContent>
      </w:r>
      <w:r>
        <w:rPr>
          <w:noProof/>
          <w:lang w:eastAsia="en-US" w:bidi="ar-SA"/>
        </w:rPr>
        <mc:AlternateContent>
          <mc:Choice Requires="wps">
            <w:drawing>
              <wp:inline distT="0" distB="0" distL="0" distR="0" wp14:anchorId="7AD4289B" wp14:editId="3826A909">
                <wp:extent cx="6332220" cy="1980565"/>
                <wp:effectExtent l="0" t="0" r="0" b="0"/>
                <wp:docPr id="24" name="Quadro9"/>
                <wp:cNvGraphicFramePr/>
                <a:graphic xmlns:a="http://schemas.openxmlformats.org/drawingml/2006/main">
                  <a:graphicData uri="http://schemas.microsoft.com/office/word/2010/wordprocessingShape">
                    <wps:wsp>
                      <wps:cNvSpPr txBox="1"/>
                      <wps:spPr>
                        <a:xfrm>
                          <a:off x="0" y="0"/>
                          <a:ext cx="6332220" cy="1980565"/>
                        </a:xfrm>
                        <a:prstGeom prst="rect">
                          <a:avLst/>
                        </a:prstGeom>
                      </wps:spPr>
                      <wps:txbx>
                        <w:txbxContent>
                          <w:p w14:paraId="71DB20D2" w14:textId="77777777" w:rsidR="006D063C" w:rsidRDefault="006D063C">
                            <w:pPr>
                              <w:pStyle w:val="Tabela"/>
                            </w:pPr>
                            <w:r>
                              <w:rPr>
                                <w:rFonts w:ascii="Times New Roman" w:hAnsi="Times New Roman"/>
                                <w:i w:val="0"/>
                                <w:iCs w:val="0"/>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vanish/>
                              </w:rPr>
                              <w:br/>
                            </w:r>
                            <w:r>
                              <w:rPr>
                                <w:rFonts w:ascii="Times New Roman" w:hAnsi="Times New Roman"/>
                                <w:i w:val="0"/>
                                <w:iCs w:val="0"/>
                                <w:vanish/>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p>
                        </w:txbxContent>
                      </wps:txbx>
                      <wps:bodyPr lIns="0" tIns="0" rIns="0" bIns="0" anchor="t">
                        <a:noAutofit/>
                      </wps:bodyPr>
                    </wps:wsp>
                  </a:graphicData>
                </a:graphic>
              </wp:inline>
            </w:drawing>
          </mc:Choice>
          <mc:Fallback>
            <w:pict>
              <v:shape id="Quadro9" o:spid="_x0000_s1081" type="#_x0000_t202" style="width:498.6pt;height:155.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" filled="f" stroked="f">
                <v:textbox inset="0,0,0,0">
                  <w:txbxContent>
                    <w:p w14:paraId="71DB20D2" w14:textId="77777777" w:rsidR="006D063C" w:rsidRDefault="006D063C">
                      <w:pPr>
                        <w:pStyle w:val="Tabela"/>
                      </w:pPr>
                      <w:r>
                        <w:rPr>
                          <w:rFonts w:ascii="Times New Roman" w:hAnsi="Times New Roman"/>
                          <w:i w:val="0"/>
                          <w:iCs w:val="0"/>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r>
                        <w:rPr>
                          <w:vanish/>
                        </w:rPr>
                        <w:br/>
                      </w:r>
                      <w:r>
                        <w:rPr>
                          <w:rFonts w:ascii="Times New Roman" w:hAnsi="Times New Roman"/>
                          <w:i w:val="0"/>
                          <w:iCs w:val="0"/>
                          <w:vanish/>
                        </w:rPr>
                        <w:t>Table 1: Functional traits values for each Plant Functional Type (PFT) used in the PFT modelling approach. The values were chosen based on previous literature: Enquist &amp; Niklas, 2002, Foley, 1996; Krinner et al., 2005; Kucharik et al., 2000; Malhi et al., 2009; Malhi, Doughty, Galbraith, 2011; Sitch et al., 2003. α: allocation; τ: residence time; Abgw: aboveground woody tissues</w:t>
                      </w:r>
                    </w:p>
                  </w:txbxContent>
                </v:textbox>
                <w10:anchorlock/>
              </v:shape>
            </w:pict>
          </mc:Fallback>
        </mc:AlternateContent>
      </w:r>
      <w:r w:rsidR="0031315A">
        <w:rPr>
          <w:noProof/>
          <w:lang w:eastAsia="en-US" w:bidi="ar-SA"/>
        </w:rPr>
        <w:drawing>
          <wp:anchor distT="0" distB="0" distL="114300" distR="114300" simplePos="0" relativeHeight="251665408" behindDoc="0" locked="0" layoutInCell="1" allowOverlap="1" wp14:anchorId="3E2F994F" wp14:editId="431939C6">
            <wp:simplePos x="0" y="0"/>
            <wp:positionH relativeFrom="column">
              <wp:posOffset>-720090</wp:posOffset>
            </wp:positionH>
            <wp:positionV relativeFrom="paragraph">
              <wp:posOffset>-2777490</wp:posOffset>
            </wp:positionV>
            <wp:extent cx="6332220" cy="1203325"/>
            <wp:effectExtent l="25400" t="25400" r="17780" b="15875"/>
            <wp:wrapNone/>
            <wp:docPr id="62" name="ole_rId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5"/>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1203325"/>
                    </a:xfrm>
                    <a:prstGeom prst="rect">
                      <a:avLst/>
                    </a:prstGeom>
                    <a:solidFill>
                      <a:srgbClr val="FFFFFF"/>
                    </a:solidFill>
                    <a:ln w="9525">
                      <a:solidFill>
                        <a:srgbClr val="000000"/>
                      </a:solidFill>
                      <a:round/>
                      <a:headEnd/>
                      <a:tailEnd/>
                    </a:ln>
                  </pic:spPr>
                </pic:pic>
              </a:graphicData>
            </a:graphic>
            <wp14:sizeRelH relativeFrom="page">
              <wp14:pctWidth>0</wp14:pctWidth>
            </wp14:sizeRelH>
            <wp14:sizeRelV relativeFrom="page">
              <wp14:pctHeight>0</wp14:pctHeight>
            </wp14:sizeRelV>
          </wp:anchor>
        </w:drawing>
      </w:r>
    </w:p>
    <w:p w14:paraId="4E7299A5" w14:textId="77777777" w:rsidR="006E0FCD" w:rsidRDefault="006E0FCD"/>
    <w:p w14:paraId="1D7D3D17" w14:textId="77777777" w:rsidR="006E0FCD" w:rsidRDefault="006E0FCD"/>
    <w:p w14:paraId="689D4F47" w14:textId="77777777" w:rsidR="006E0FCD" w:rsidRDefault="006E0FCD"/>
    <w:p w14:paraId="75F75246" w14:textId="77777777" w:rsidR="006E0FCD" w:rsidRDefault="006E0FCD"/>
    <w:p w14:paraId="2C1C2E75" w14:textId="77777777" w:rsidR="006E0FCD" w:rsidRDefault="006E0FCD"/>
    <w:p w14:paraId="502F0F0D" w14:textId="77777777" w:rsidR="006E0FCD" w:rsidRDefault="006E0FCD"/>
    <w:p w14:paraId="386149AE" w14:textId="77777777" w:rsidR="006E0FCD" w:rsidRDefault="006E0FCD"/>
    <w:p w14:paraId="07545787" w14:textId="77777777" w:rsidR="006E0FCD" w:rsidRDefault="006E0FCD"/>
    <w:p w14:paraId="49AE9C2D" w14:textId="77777777" w:rsidR="006E0FCD" w:rsidRDefault="006E0FCD"/>
    <w:p w14:paraId="4AAA44C9" w14:textId="77777777" w:rsidR="006E0FCD" w:rsidRDefault="006E0FCD"/>
    <w:p w14:paraId="011DB614" w14:textId="77777777" w:rsidR="006E0FCD" w:rsidRDefault="006E0FCD"/>
    <w:p w14:paraId="6BDED5AF" w14:textId="77777777" w:rsidR="006E0FCD" w:rsidRDefault="006E0FCD"/>
    <w:p w14:paraId="5EB89229" w14:textId="77777777" w:rsidR="006E0FCD" w:rsidRDefault="006E0FCD"/>
    <w:p w14:paraId="69CC1060" w14:textId="77777777" w:rsidR="006E0FCD" w:rsidRDefault="006E0FCD"/>
    <w:p w14:paraId="549D18C7" w14:textId="77777777" w:rsidR="006E0FCD" w:rsidRDefault="006E0FCD"/>
    <w:p w14:paraId="29CC6555" w14:textId="77777777" w:rsidR="006E0FCD" w:rsidRDefault="006E0FCD"/>
    <w:p w14:paraId="21583BF5" w14:textId="77777777" w:rsidR="006E0FCD" w:rsidRDefault="006E0FCD"/>
    <w:p w14:paraId="5100E3D2" w14:textId="77777777" w:rsidR="006E0FCD" w:rsidRDefault="006E0FCD"/>
    <w:p w14:paraId="2A30C383" w14:textId="77777777" w:rsidR="006E0FCD" w:rsidRDefault="006E0FCD"/>
    <w:p w14:paraId="2BC9325C" w14:textId="77777777" w:rsidR="006E0FCD" w:rsidRDefault="006E0FCD"/>
    <w:p w14:paraId="609DCEFC" w14:textId="77777777" w:rsidR="006E0FCD" w:rsidRDefault="006E0FCD"/>
    <w:p w14:paraId="211A720A" w14:textId="77777777" w:rsidR="006E0FCD" w:rsidRDefault="006E0FCD"/>
    <w:p w14:paraId="0E95B0F8" w14:textId="77777777" w:rsidR="006E0FCD" w:rsidRDefault="006E0FCD"/>
    <w:p w14:paraId="1FB2CA93" w14:textId="77777777" w:rsidR="006E0FCD" w:rsidRDefault="006E0FCD"/>
    <w:p w14:paraId="291230E3" w14:textId="77777777" w:rsidR="006E0FCD" w:rsidRDefault="006E0FCD"/>
    <w:p w14:paraId="39EA32E1" w14:textId="77777777" w:rsidR="006E0FCD" w:rsidRDefault="006D063C">
      <w:pPr>
        <w:rPr>
          <w:rFonts w:ascii="Times New Roman" w:hAnsi="Times New Roman"/>
        </w:rPr>
      </w:pPr>
      <w:r>
        <w:rPr>
          <w:rFonts w:ascii="Times New Roman" w:hAnsi="Times New Roman"/>
        </w:rPr>
        <w:t>Table 3: Functional traits and its respective trade-offs and associated equations. The equations are described  in the Appendix together with the model description.</w:t>
      </w:r>
    </w:p>
    <w:tbl>
      <w:tblPr>
        <w:tblW w:w="9972" w:type="dxa"/>
        <w:tblBorders>
          <w:top w:val="single" w:sz="4" w:space="0" w:color="000001"/>
          <w:bottom w:val="single" w:sz="4" w:space="0" w:color="000001"/>
          <w:insideH w:val="single" w:sz="4" w:space="0" w:color="000001"/>
        </w:tblBorders>
        <w:tblCellMar>
          <w:top w:w="55" w:type="dxa"/>
          <w:left w:w="55" w:type="dxa"/>
          <w:bottom w:w="55" w:type="dxa"/>
          <w:right w:w="55" w:type="dxa"/>
        </w:tblCellMar>
        <w:tblLook w:val="04A0" w:firstRow="1" w:lastRow="0" w:firstColumn="1" w:lastColumn="0" w:noHBand="0" w:noVBand="1"/>
      </w:tblPr>
      <w:tblGrid>
        <w:gridCol w:w="3324"/>
        <w:gridCol w:w="3324"/>
        <w:gridCol w:w="3324"/>
      </w:tblGrid>
      <w:tr w:rsidR="006E0FCD" w14:paraId="74EBB552" w14:textId="77777777">
        <w:tc>
          <w:tcPr>
            <w:tcW w:w="3324" w:type="dxa"/>
            <w:tcBorders>
              <w:top w:val="single" w:sz="4" w:space="0" w:color="000001"/>
              <w:bottom w:val="single" w:sz="4" w:space="0" w:color="000001"/>
            </w:tcBorders>
            <w:shd w:val="clear" w:color="auto" w:fill="auto"/>
            <w:vAlign w:val="center"/>
          </w:tcPr>
          <w:p w14:paraId="68AEC757" w14:textId="77777777" w:rsidR="006E0FCD" w:rsidRDefault="006D063C">
            <w:pPr>
              <w:pStyle w:val="Contedodatabela"/>
              <w:jc w:val="center"/>
              <w:rPr>
                <w:rFonts w:ascii="Times New Roman" w:hAnsi="Times New Roman"/>
                <w:b/>
                <w:bCs/>
              </w:rPr>
            </w:pPr>
            <w:r>
              <w:rPr>
                <w:rFonts w:ascii="Times New Roman" w:hAnsi="Times New Roman"/>
                <w:b/>
                <w:bCs/>
                <w:sz w:val="20"/>
                <w:szCs w:val="20"/>
              </w:rPr>
              <w:t>Functional trait</w:t>
            </w:r>
          </w:p>
        </w:tc>
        <w:tc>
          <w:tcPr>
            <w:tcW w:w="3324" w:type="dxa"/>
            <w:tcBorders>
              <w:top w:val="single" w:sz="4" w:space="0" w:color="000001"/>
              <w:bottom w:val="single" w:sz="4" w:space="0" w:color="000001"/>
            </w:tcBorders>
            <w:shd w:val="clear" w:color="auto" w:fill="auto"/>
            <w:vAlign w:val="center"/>
          </w:tcPr>
          <w:p w14:paraId="14223A23" w14:textId="77777777" w:rsidR="006E0FCD" w:rsidRDefault="006D063C">
            <w:pPr>
              <w:pStyle w:val="Contedodatabela"/>
              <w:jc w:val="center"/>
              <w:rPr>
                <w:rFonts w:ascii="Times New Roman" w:hAnsi="Times New Roman"/>
                <w:b/>
                <w:bCs/>
              </w:rPr>
            </w:pPr>
            <w:r>
              <w:rPr>
                <w:rFonts w:ascii="Times New Roman" w:hAnsi="Times New Roman"/>
                <w:b/>
                <w:bCs/>
                <w:sz w:val="20"/>
                <w:szCs w:val="20"/>
              </w:rPr>
              <w:t>Trade-offs</w:t>
            </w:r>
          </w:p>
        </w:tc>
        <w:tc>
          <w:tcPr>
            <w:tcW w:w="3324" w:type="dxa"/>
            <w:tcBorders>
              <w:top w:val="single" w:sz="4" w:space="0" w:color="000001"/>
              <w:bottom w:val="single" w:sz="4" w:space="0" w:color="000001"/>
            </w:tcBorders>
            <w:shd w:val="clear" w:color="auto" w:fill="auto"/>
            <w:vAlign w:val="center"/>
          </w:tcPr>
          <w:p w14:paraId="001D08EA" w14:textId="77777777" w:rsidR="006E0FCD" w:rsidRDefault="006D063C">
            <w:pPr>
              <w:pStyle w:val="Contedodatabela"/>
              <w:jc w:val="center"/>
              <w:rPr>
                <w:rFonts w:ascii="Times New Roman" w:hAnsi="Times New Roman"/>
                <w:b/>
                <w:bCs/>
              </w:rPr>
            </w:pPr>
            <w:r>
              <w:rPr>
                <w:rFonts w:ascii="Times New Roman" w:hAnsi="Times New Roman"/>
                <w:b/>
                <w:bCs/>
                <w:sz w:val="20"/>
                <w:szCs w:val="20"/>
              </w:rPr>
              <w:t>Equation</w:t>
            </w:r>
          </w:p>
        </w:tc>
      </w:tr>
      <w:tr w:rsidR="006E0FCD" w14:paraId="1794B47C" w14:textId="77777777">
        <w:trPr>
          <w:trHeight w:val="283"/>
        </w:trPr>
        <w:tc>
          <w:tcPr>
            <w:tcW w:w="3324" w:type="dxa"/>
            <w:vMerge w:val="restart"/>
            <w:tcBorders>
              <w:top w:val="single" w:sz="4" w:space="0" w:color="000001"/>
              <w:bottom w:val="single" w:sz="4" w:space="0" w:color="000001"/>
            </w:tcBorders>
            <w:shd w:val="clear" w:color="auto" w:fill="DDDDDD"/>
            <w:vAlign w:val="center"/>
          </w:tcPr>
          <w:p w14:paraId="11981376" w14:textId="77777777" w:rsidR="006E0FCD" w:rsidRDefault="006D063C">
            <w:pPr>
              <w:pStyle w:val="Contedodatabela"/>
              <w:jc w:val="center"/>
              <w:rPr>
                <w:rFonts w:ascii="Times New Roman" w:hAnsi="Times New Roman"/>
              </w:rPr>
            </w:pPr>
            <w:r>
              <w:rPr>
                <w:rFonts w:ascii="Times New Roman" w:hAnsi="Times New Roman"/>
                <w:sz w:val="20"/>
                <w:szCs w:val="20"/>
              </w:rPr>
              <w:t>Leaves allocation</w:t>
            </w:r>
          </w:p>
        </w:tc>
        <w:tc>
          <w:tcPr>
            <w:tcW w:w="3324" w:type="dxa"/>
            <w:tcBorders>
              <w:top w:val="single" w:sz="4" w:space="0" w:color="000001"/>
              <w:bottom w:val="single" w:sz="4" w:space="0" w:color="000001"/>
            </w:tcBorders>
            <w:shd w:val="clear" w:color="auto" w:fill="DDDDDD"/>
            <w:vAlign w:val="center"/>
          </w:tcPr>
          <w:p w14:paraId="122F63B9" w14:textId="77777777" w:rsidR="006E0FCD" w:rsidRDefault="006D063C">
            <w:pPr>
              <w:pStyle w:val="Contedodatabela"/>
              <w:jc w:val="center"/>
              <w:rPr>
                <w:rFonts w:ascii="Times New Roman" w:hAnsi="Times New Roman"/>
              </w:rPr>
            </w:pPr>
            <w:r>
              <w:rPr>
                <w:rFonts w:ascii="Times New Roman" w:hAnsi="Times New Roman"/>
                <w:sz w:val="20"/>
                <w:szCs w:val="20"/>
              </w:rPr>
              <w:t>Leaves carbon content</w:t>
            </w:r>
          </w:p>
        </w:tc>
        <w:tc>
          <w:tcPr>
            <w:tcW w:w="3324" w:type="dxa"/>
            <w:tcBorders>
              <w:top w:val="single" w:sz="4" w:space="0" w:color="000001"/>
              <w:bottom w:val="single" w:sz="4" w:space="0" w:color="000001"/>
            </w:tcBorders>
            <w:shd w:val="clear" w:color="auto" w:fill="DDDDDD"/>
            <w:vAlign w:val="center"/>
          </w:tcPr>
          <w:p w14:paraId="3F11591E"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5548E835" w14:textId="77777777">
        <w:trPr>
          <w:trHeight w:val="283"/>
        </w:trPr>
        <w:tc>
          <w:tcPr>
            <w:tcW w:w="3324" w:type="dxa"/>
            <w:vMerge/>
            <w:tcBorders>
              <w:top w:val="single" w:sz="4" w:space="0" w:color="000001"/>
              <w:bottom w:val="single" w:sz="4" w:space="0" w:color="000001"/>
            </w:tcBorders>
            <w:shd w:val="clear" w:color="auto" w:fill="DDDDDD"/>
            <w:vAlign w:val="center"/>
          </w:tcPr>
          <w:p w14:paraId="3EDCB1B1" w14:textId="77777777" w:rsidR="006E0FCD" w:rsidRDefault="006E0FCD">
            <w:pPr>
              <w:pStyle w:val="Contedodatabela"/>
              <w:jc w:val="center"/>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3399B96E" w14:textId="77777777" w:rsidR="006E0FCD" w:rsidRDefault="006D063C">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tcBorders>
            <w:shd w:val="clear" w:color="auto" w:fill="DDDDDD"/>
            <w:vAlign w:val="center"/>
          </w:tcPr>
          <w:p w14:paraId="2B6B7A8B"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0F814A3F" w14:textId="77777777">
        <w:trPr>
          <w:trHeight w:val="283"/>
        </w:trPr>
        <w:tc>
          <w:tcPr>
            <w:tcW w:w="3324" w:type="dxa"/>
            <w:vMerge/>
            <w:tcBorders>
              <w:top w:val="single" w:sz="4" w:space="0" w:color="000001"/>
              <w:bottom w:val="single" w:sz="4" w:space="0" w:color="000001"/>
            </w:tcBorders>
            <w:shd w:val="clear" w:color="auto" w:fill="DDDDDD"/>
            <w:vAlign w:val="center"/>
          </w:tcPr>
          <w:p w14:paraId="69011E8E" w14:textId="77777777" w:rsidR="006E0FCD" w:rsidRDefault="006E0FCD">
            <w:pPr>
              <w:pStyle w:val="Contedodatabela"/>
              <w:jc w:val="center"/>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6AFE1D9A" w14:textId="77777777" w:rsidR="006E0FCD" w:rsidRDefault="006D063C">
            <w:pPr>
              <w:pStyle w:val="Contedodatabela"/>
              <w:jc w:val="center"/>
              <w:rPr>
                <w:rFonts w:ascii="Times New Roman" w:hAnsi="Times New Roman"/>
              </w:rPr>
            </w:pPr>
            <w:r>
              <w:rPr>
                <w:rFonts w:ascii="Times New Roman" w:hAnsi="Times New Roman"/>
                <w:sz w:val="20"/>
                <w:szCs w:val="20"/>
              </w:rPr>
              <w:t>Leaf area index</w:t>
            </w:r>
          </w:p>
        </w:tc>
        <w:tc>
          <w:tcPr>
            <w:tcW w:w="3324" w:type="dxa"/>
            <w:tcBorders>
              <w:top w:val="single" w:sz="4" w:space="0" w:color="000001"/>
              <w:bottom w:val="single" w:sz="4" w:space="0" w:color="000001"/>
            </w:tcBorders>
            <w:shd w:val="clear" w:color="auto" w:fill="DDDDDD"/>
            <w:vAlign w:val="center"/>
          </w:tcPr>
          <w:p w14:paraId="31C28BFE"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198E0E39" w14:textId="77777777">
        <w:trPr>
          <w:trHeight w:val="283"/>
        </w:trPr>
        <w:tc>
          <w:tcPr>
            <w:tcW w:w="3324" w:type="dxa"/>
            <w:vMerge/>
            <w:tcBorders>
              <w:top w:val="single" w:sz="4" w:space="0" w:color="000001"/>
              <w:bottom w:val="single" w:sz="4" w:space="0" w:color="000001"/>
            </w:tcBorders>
            <w:shd w:val="clear" w:color="auto" w:fill="DDDDDD"/>
            <w:vAlign w:val="center"/>
          </w:tcPr>
          <w:p w14:paraId="6E0A047D" w14:textId="77777777" w:rsidR="006E0FCD" w:rsidRDefault="006E0FCD">
            <w:pPr>
              <w:pStyle w:val="Contedodatabela"/>
              <w:jc w:val="center"/>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115B12B1" w14:textId="77777777" w:rsidR="006E0FCD" w:rsidRDefault="006D063C">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tcBorders>
            <w:shd w:val="clear" w:color="auto" w:fill="DDDDDD"/>
            <w:vAlign w:val="center"/>
          </w:tcPr>
          <w:p w14:paraId="6DE8DDB3"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001D85AF" w14:textId="77777777">
        <w:trPr>
          <w:trHeight w:val="283"/>
        </w:trPr>
        <w:tc>
          <w:tcPr>
            <w:tcW w:w="3324" w:type="dxa"/>
            <w:vMerge/>
            <w:tcBorders>
              <w:top w:val="single" w:sz="4" w:space="0" w:color="000001"/>
              <w:bottom w:val="single" w:sz="4" w:space="0" w:color="000001"/>
            </w:tcBorders>
            <w:shd w:val="clear" w:color="auto" w:fill="DDDDDD"/>
            <w:vAlign w:val="center"/>
          </w:tcPr>
          <w:p w14:paraId="79C44D49" w14:textId="77777777" w:rsidR="006E0FCD" w:rsidRDefault="006E0FCD">
            <w:pPr>
              <w:pStyle w:val="Contedodatabela"/>
              <w:jc w:val="center"/>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7AD5ECA4" w14:textId="77777777" w:rsidR="006E0FCD" w:rsidRDefault="006D063C">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tcBorders>
            <w:shd w:val="clear" w:color="auto" w:fill="DDDDDD"/>
            <w:vAlign w:val="center"/>
          </w:tcPr>
          <w:p w14:paraId="7BE44AFB"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49B5ECFC" w14:textId="77777777">
        <w:trPr>
          <w:trHeight w:val="283"/>
        </w:trPr>
        <w:tc>
          <w:tcPr>
            <w:tcW w:w="3324" w:type="dxa"/>
            <w:vMerge w:val="restart"/>
            <w:tcBorders>
              <w:top w:val="single" w:sz="4" w:space="0" w:color="000001"/>
              <w:bottom w:val="single" w:sz="4" w:space="0" w:color="000001"/>
            </w:tcBorders>
            <w:shd w:val="clear" w:color="auto" w:fill="auto"/>
            <w:vAlign w:val="center"/>
          </w:tcPr>
          <w:p w14:paraId="079E3FDA" w14:textId="77777777" w:rsidR="006E0FCD" w:rsidRDefault="006D063C">
            <w:pPr>
              <w:pStyle w:val="Contedodatabela"/>
              <w:jc w:val="center"/>
              <w:rPr>
                <w:rFonts w:ascii="Times New Roman" w:hAnsi="Times New Roman"/>
              </w:rPr>
            </w:pPr>
            <w:r>
              <w:rPr>
                <w:rFonts w:ascii="Times New Roman" w:hAnsi="Times New Roman"/>
                <w:sz w:val="20"/>
                <w:szCs w:val="20"/>
              </w:rPr>
              <w:t>Aboveground woody tissues allocation</w:t>
            </w:r>
          </w:p>
        </w:tc>
        <w:tc>
          <w:tcPr>
            <w:tcW w:w="3324" w:type="dxa"/>
            <w:tcBorders>
              <w:top w:val="single" w:sz="4" w:space="0" w:color="000001"/>
              <w:bottom w:val="single" w:sz="4" w:space="0" w:color="000001"/>
            </w:tcBorders>
            <w:shd w:val="clear" w:color="auto" w:fill="auto"/>
            <w:vAlign w:val="center"/>
          </w:tcPr>
          <w:p w14:paraId="5D04474A" w14:textId="77777777" w:rsidR="006E0FCD" w:rsidRDefault="006D063C">
            <w:pPr>
              <w:pStyle w:val="Contedodatabela"/>
              <w:jc w:val="center"/>
              <w:rPr>
                <w:rFonts w:ascii="Times New Roman" w:hAnsi="Times New Roman"/>
              </w:rPr>
            </w:pPr>
            <w:r>
              <w:rPr>
                <w:rFonts w:ascii="Times New Roman" w:hAnsi="Times New Roman"/>
                <w:sz w:val="20"/>
                <w:szCs w:val="20"/>
              </w:rPr>
              <w:t xml:space="preserve">Aboveground woody tissues </w:t>
            </w:r>
          </w:p>
          <w:p w14:paraId="082FD9D6" w14:textId="77777777" w:rsidR="006E0FCD" w:rsidRDefault="006D063C">
            <w:pPr>
              <w:pStyle w:val="Contedodatabela"/>
              <w:jc w:val="center"/>
              <w:rPr>
                <w:rFonts w:ascii="Times New Roman" w:hAnsi="Times New Roman"/>
              </w:rPr>
            </w:pPr>
            <w:r>
              <w:rPr>
                <w:rFonts w:ascii="Times New Roman" w:hAnsi="Times New Roman"/>
                <w:sz w:val="20"/>
                <w:szCs w:val="20"/>
              </w:rPr>
              <w:t>carbon content</w:t>
            </w:r>
          </w:p>
        </w:tc>
        <w:tc>
          <w:tcPr>
            <w:tcW w:w="3324" w:type="dxa"/>
            <w:tcBorders>
              <w:top w:val="single" w:sz="4" w:space="0" w:color="000001"/>
              <w:bottom w:val="single" w:sz="4" w:space="0" w:color="000001"/>
            </w:tcBorders>
            <w:shd w:val="clear" w:color="auto" w:fill="auto"/>
            <w:vAlign w:val="center"/>
          </w:tcPr>
          <w:p w14:paraId="2EC4A9E1"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302C7A4C" w14:textId="77777777">
        <w:trPr>
          <w:trHeight w:val="283"/>
        </w:trPr>
        <w:tc>
          <w:tcPr>
            <w:tcW w:w="3324" w:type="dxa"/>
            <w:vMerge/>
            <w:tcBorders>
              <w:top w:val="single" w:sz="4" w:space="0" w:color="000001"/>
              <w:bottom w:val="single" w:sz="4" w:space="0" w:color="000001"/>
            </w:tcBorders>
            <w:shd w:val="clear" w:color="auto" w:fill="auto"/>
          </w:tcPr>
          <w:p w14:paraId="63516DFD"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45F57912" w14:textId="77777777" w:rsidR="006E0FCD" w:rsidRDefault="006D063C">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tcBorders>
            <w:shd w:val="clear" w:color="auto" w:fill="auto"/>
            <w:vAlign w:val="center"/>
          </w:tcPr>
          <w:p w14:paraId="75329289"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4BD52195" w14:textId="77777777">
        <w:trPr>
          <w:trHeight w:val="283"/>
        </w:trPr>
        <w:tc>
          <w:tcPr>
            <w:tcW w:w="3324" w:type="dxa"/>
            <w:vMerge/>
            <w:tcBorders>
              <w:top w:val="single" w:sz="4" w:space="0" w:color="000001"/>
              <w:bottom w:val="single" w:sz="4" w:space="0" w:color="000001"/>
            </w:tcBorders>
            <w:shd w:val="clear" w:color="auto" w:fill="auto"/>
          </w:tcPr>
          <w:p w14:paraId="355C7812"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377728CD" w14:textId="77777777" w:rsidR="006E0FCD" w:rsidRDefault="006D063C">
            <w:pPr>
              <w:pStyle w:val="Contedodatabela"/>
              <w:jc w:val="center"/>
              <w:rPr>
                <w:rFonts w:ascii="Times New Roman" w:hAnsi="Times New Roman"/>
              </w:rPr>
            </w:pPr>
            <w:r>
              <w:rPr>
                <w:rFonts w:ascii="Times New Roman" w:hAnsi="Times New Roman"/>
                <w:sz w:val="20"/>
                <w:szCs w:val="20"/>
              </w:rPr>
              <w:t>Light capture</w:t>
            </w:r>
          </w:p>
        </w:tc>
        <w:tc>
          <w:tcPr>
            <w:tcW w:w="3324" w:type="dxa"/>
            <w:tcBorders>
              <w:top w:val="single" w:sz="4" w:space="0" w:color="000001"/>
              <w:bottom w:val="single" w:sz="4" w:space="0" w:color="000001"/>
            </w:tcBorders>
            <w:shd w:val="clear" w:color="auto" w:fill="auto"/>
            <w:vAlign w:val="center"/>
          </w:tcPr>
          <w:p w14:paraId="71650747"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7431AED4" w14:textId="77777777">
        <w:trPr>
          <w:trHeight w:val="283"/>
        </w:trPr>
        <w:tc>
          <w:tcPr>
            <w:tcW w:w="3324" w:type="dxa"/>
            <w:vMerge/>
            <w:tcBorders>
              <w:top w:val="single" w:sz="4" w:space="0" w:color="000001"/>
              <w:bottom w:val="single" w:sz="4" w:space="0" w:color="000001"/>
            </w:tcBorders>
            <w:shd w:val="clear" w:color="auto" w:fill="auto"/>
          </w:tcPr>
          <w:p w14:paraId="4A763575"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33EDABA9" w14:textId="77777777" w:rsidR="006E0FCD" w:rsidRDefault="006D063C">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tcBorders>
            <w:shd w:val="clear" w:color="auto" w:fill="auto"/>
            <w:vAlign w:val="center"/>
          </w:tcPr>
          <w:p w14:paraId="3FDF4A49"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1BBD36E1" w14:textId="77777777">
        <w:trPr>
          <w:trHeight w:val="283"/>
        </w:trPr>
        <w:tc>
          <w:tcPr>
            <w:tcW w:w="3324" w:type="dxa"/>
            <w:vMerge/>
            <w:tcBorders>
              <w:top w:val="single" w:sz="4" w:space="0" w:color="000001"/>
              <w:bottom w:val="single" w:sz="4" w:space="0" w:color="000001"/>
            </w:tcBorders>
            <w:shd w:val="clear" w:color="auto" w:fill="auto"/>
          </w:tcPr>
          <w:p w14:paraId="310CF2D4"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58CC7393" w14:textId="77777777" w:rsidR="006E0FCD" w:rsidRDefault="006D063C">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tcBorders>
            <w:shd w:val="clear" w:color="auto" w:fill="auto"/>
            <w:vAlign w:val="center"/>
          </w:tcPr>
          <w:p w14:paraId="367AAFF6"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19C029C5" w14:textId="77777777">
        <w:trPr>
          <w:trHeight w:val="283"/>
        </w:trPr>
        <w:tc>
          <w:tcPr>
            <w:tcW w:w="3324" w:type="dxa"/>
            <w:vMerge w:val="restart"/>
            <w:tcBorders>
              <w:top w:val="single" w:sz="4" w:space="0" w:color="000001"/>
              <w:bottom w:val="single" w:sz="4" w:space="0" w:color="000001"/>
            </w:tcBorders>
            <w:shd w:val="clear" w:color="auto" w:fill="DDDDDD"/>
            <w:vAlign w:val="center"/>
          </w:tcPr>
          <w:p w14:paraId="44EF064B" w14:textId="77777777" w:rsidR="006E0FCD" w:rsidRDefault="006D063C">
            <w:pPr>
              <w:pStyle w:val="Contedodatabela"/>
              <w:jc w:val="center"/>
              <w:rPr>
                <w:rFonts w:ascii="Times New Roman" w:hAnsi="Times New Roman"/>
              </w:rPr>
            </w:pPr>
            <w:r>
              <w:rPr>
                <w:rFonts w:ascii="Times New Roman" w:hAnsi="Times New Roman"/>
                <w:sz w:val="20"/>
                <w:szCs w:val="20"/>
              </w:rPr>
              <w:t>Fine roots allocation</w:t>
            </w:r>
          </w:p>
        </w:tc>
        <w:tc>
          <w:tcPr>
            <w:tcW w:w="3324" w:type="dxa"/>
            <w:tcBorders>
              <w:top w:val="single" w:sz="4" w:space="0" w:color="000001"/>
              <w:bottom w:val="single" w:sz="4" w:space="0" w:color="000001"/>
            </w:tcBorders>
            <w:shd w:val="clear" w:color="auto" w:fill="DDDDDD"/>
            <w:vAlign w:val="center"/>
          </w:tcPr>
          <w:p w14:paraId="20D139B3" w14:textId="77777777" w:rsidR="006E0FCD" w:rsidRDefault="006D063C">
            <w:pPr>
              <w:pStyle w:val="Contedodatabela"/>
              <w:jc w:val="center"/>
              <w:rPr>
                <w:rFonts w:ascii="Times New Roman" w:hAnsi="Times New Roman"/>
              </w:rPr>
            </w:pPr>
            <w:r>
              <w:rPr>
                <w:rFonts w:ascii="Times New Roman" w:hAnsi="Times New Roman"/>
                <w:sz w:val="20"/>
                <w:szCs w:val="20"/>
              </w:rPr>
              <w:t>Fine roots carbon content</w:t>
            </w:r>
          </w:p>
        </w:tc>
        <w:tc>
          <w:tcPr>
            <w:tcW w:w="3324" w:type="dxa"/>
            <w:tcBorders>
              <w:top w:val="single" w:sz="4" w:space="0" w:color="000001"/>
              <w:bottom w:val="single" w:sz="4" w:space="0" w:color="000001"/>
            </w:tcBorders>
            <w:shd w:val="clear" w:color="auto" w:fill="DDDDDD"/>
            <w:vAlign w:val="center"/>
          </w:tcPr>
          <w:p w14:paraId="159F4253"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40836FDD" w14:textId="77777777">
        <w:trPr>
          <w:trHeight w:val="283"/>
        </w:trPr>
        <w:tc>
          <w:tcPr>
            <w:tcW w:w="3324" w:type="dxa"/>
            <w:vMerge/>
            <w:tcBorders>
              <w:top w:val="single" w:sz="4" w:space="0" w:color="000001"/>
              <w:bottom w:val="single" w:sz="4" w:space="0" w:color="000001"/>
            </w:tcBorders>
            <w:shd w:val="clear" w:color="auto" w:fill="DDDDDD"/>
            <w:vAlign w:val="center"/>
          </w:tcPr>
          <w:p w14:paraId="7C0F2635"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6C39AF92" w14:textId="77777777" w:rsidR="006E0FCD" w:rsidRDefault="006D063C">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tcBorders>
            <w:shd w:val="clear" w:color="auto" w:fill="DDDDDD"/>
            <w:vAlign w:val="center"/>
          </w:tcPr>
          <w:p w14:paraId="7C1158AA"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41F31468" w14:textId="77777777">
        <w:trPr>
          <w:trHeight w:val="283"/>
        </w:trPr>
        <w:tc>
          <w:tcPr>
            <w:tcW w:w="3324" w:type="dxa"/>
            <w:vMerge/>
            <w:tcBorders>
              <w:top w:val="single" w:sz="4" w:space="0" w:color="000001"/>
              <w:bottom w:val="single" w:sz="4" w:space="0" w:color="000001"/>
            </w:tcBorders>
            <w:shd w:val="clear" w:color="auto" w:fill="DDDDDD"/>
            <w:vAlign w:val="center"/>
          </w:tcPr>
          <w:p w14:paraId="0D673FBD"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4D04EFF4" w14:textId="77777777" w:rsidR="006E0FCD" w:rsidRDefault="006D063C">
            <w:pPr>
              <w:pStyle w:val="Contedodatabela"/>
              <w:jc w:val="center"/>
              <w:rPr>
                <w:rFonts w:ascii="Times New Roman" w:hAnsi="Times New Roman"/>
              </w:rPr>
            </w:pPr>
            <w:r>
              <w:rPr>
                <w:rFonts w:ascii="Times New Roman" w:hAnsi="Times New Roman"/>
                <w:sz w:val="20"/>
                <w:szCs w:val="20"/>
              </w:rPr>
              <w:t>Hydraulic stress</w:t>
            </w:r>
          </w:p>
        </w:tc>
        <w:tc>
          <w:tcPr>
            <w:tcW w:w="3324" w:type="dxa"/>
            <w:tcBorders>
              <w:top w:val="single" w:sz="4" w:space="0" w:color="000001"/>
              <w:bottom w:val="single" w:sz="4" w:space="0" w:color="000001"/>
            </w:tcBorders>
            <w:shd w:val="clear" w:color="auto" w:fill="DDDDDD"/>
            <w:vAlign w:val="center"/>
          </w:tcPr>
          <w:p w14:paraId="5176499E"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72498AB7" w14:textId="77777777">
        <w:trPr>
          <w:trHeight w:val="283"/>
        </w:trPr>
        <w:tc>
          <w:tcPr>
            <w:tcW w:w="3324" w:type="dxa"/>
            <w:vMerge/>
            <w:tcBorders>
              <w:top w:val="single" w:sz="4" w:space="0" w:color="000001"/>
              <w:bottom w:val="single" w:sz="4" w:space="0" w:color="000001"/>
            </w:tcBorders>
            <w:shd w:val="clear" w:color="auto" w:fill="DDDDDD"/>
            <w:vAlign w:val="center"/>
          </w:tcPr>
          <w:p w14:paraId="2562A3BD"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543047DA" w14:textId="77777777" w:rsidR="006E0FCD" w:rsidRDefault="006D063C">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tcBorders>
            <w:shd w:val="clear" w:color="auto" w:fill="DDDDDD"/>
            <w:vAlign w:val="center"/>
          </w:tcPr>
          <w:p w14:paraId="5B4146E4"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6C4230CA" w14:textId="77777777">
        <w:trPr>
          <w:trHeight w:val="283"/>
        </w:trPr>
        <w:tc>
          <w:tcPr>
            <w:tcW w:w="3324" w:type="dxa"/>
            <w:vMerge/>
            <w:tcBorders>
              <w:top w:val="single" w:sz="4" w:space="0" w:color="000001"/>
              <w:bottom w:val="single" w:sz="4" w:space="0" w:color="000001"/>
            </w:tcBorders>
            <w:shd w:val="clear" w:color="auto" w:fill="DDDDDD"/>
            <w:vAlign w:val="center"/>
          </w:tcPr>
          <w:p w14:paraId="0A5B9248"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76079B1C" w14:textId="77777777" w:rsidR="006E0FCD" w:rsidRDefault="006D063C">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tcBorders>
            <w:shd w:val="clear" w:color="auto" w:fill="DDDDDD"/>
            <w:vAlign w:val="center"/>
          </w:tcPr>
          <w:p w14:paraId="1CD681E7"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4ACE91BE" w14:textId="77777777">
        <w:trPr>
          <w:trHeight w:val="283"/>
        </w:trPr>
        <w:tc>
          <w:tcPr>
            <w:tcW w:w="3324" w:type="dxa"/>
            <w:vMerge w:val="restart"/>
            <w:tcBorders>
              <w:top w:val="single" w:sz="4" w:space="0" w:color="000001"/>
              <w:bottom w:val="single" w:sz="4" w:space="0" w:color="000001"/>
            </w:tcBorders>
            <w:shd w:val="clear" w:color="auto" w:fill="auto"/>
            <w:vAlign w:val="center"/>
          </w:tcPr>
          <w:p w14:paraId="4256A63A" w14:textId="77777777" w:rsidR="006E0FCD" w:rsidRDefault="006D063C">
            <w:pPr>
              <w:pStyle w:val="Contedodatabela"/>
              <w:jc w:val="center"/>
              <w:rPr>
                <w:rFonts w:ascii="Times New Roman" w:hAnsi="Times New Roman"/>
              </w:rPr>
            </w:pPr>
            <w:r>
              <w:rPr>
                <w:rFonts w:ascii="Times New Roman" w:hAnsi="Times New Roman"/>
                <w:sz w:val="20"/>
                <w:szCs w:val="20"/>
              </w:rPr>
              <w:t>Leaves residence time</w:t>
            </w:r>
          </w:p>
        </w:tc>
        <w:tc>
          <w:tcPr>
            <w:tcW w:w="3324" w:type="dxa"/>
            <w:tcBorders>
              <w:top w:val="single" w:sz="4" w:space="0" w:color="000001"/>
              <w:bottom w:val="single" w:sz="4" w:space="0" w:color="000001"/>
            </w:tcBorders>
            <w:shd w:val="clear" w:color="auto" w:fill="auto"/>
            <w:vAlign w:val="center"/>
          </w:tcPr>
          <w:p w14:paraId="1133C7D4" w14:textId="77777777" w:rsidR="006E0FCD" w:rsidRDefault="006D063C">
            <w:pPr>
              <w:pStyle w:val="Contedodatabela"/>
              <w:jc w:val="center"/>
              <w:rPr>
                <w:rFonts w:ascii="Times New Roman" w:hAnsi="Times New Roman"/>
              </w:rPr>
            </w:pPr>
            <w:r>
              <w:rPr>
                <w:rFonts w:ascii="Times New Roman" w:hAnsi="Times New Roman"/>
                <w:sz w:val="20"/>
                <w:szCs w:val="20"/>
              </w:rPr>
              <w:t>Leaves carbon content</w:t>
            </w:r>
          </w:p>
        </w:tc>
        <w:tc>
          <w:tcPr>
            <w:tcW w:w="3324" w:type="dxa"/>
            <w:tcBorders>
              <w:top w:val="single" w:sz="4" w:space="0" w:color="000001"/>
              <w:bottom w:val="single" w:sz="4" w:space="0" w:color="000001"/>
            </w:tcBorders>
            <w:shd w:val="clear" w:color="auto" w:fill="auto"/>
            <w:vAlign w:val="center"/>
          </w:tcPr>
          <w:p w14:paraId="0A85D1CE"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38B543A8" w14:textId="77777777">
        <w:trPr>
          <w:trHeight w:val="283"/>
        </w:trPr>
        <w:tc>
          <w:tcPr>
            <w:tcW w:w="3324" w:type="dxa"/>
            <w:vMerge/>
            <w:tcBorders>
              <w:top w:val="single" w:sz="4" w:space="0" w:color="000001"/>
              <w:bottom w:val="single" w:sz="4" w:space="0" w:color="000001"/>
            </w:tcBorders>
            <w:shd w:val="clear" w:color="auto" w:fill="auto"/>
            <w:vAlign w:val="center"/>
          </w:tcPr>
          <w:p w14:paraId="71BA11EB" w14:textId="77777777" w:rsidR="006E0FCD" w:rsidRDefault="006E0FCD">
            <w:pPr>
              <w:pStyle w:val="Contedodatabela"/>
              <w:jc w:val="center"/>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0A4E53CB" w14:textId="77777777" w:rsidR="006E0FCD" w:rsidRDefault="006D063C">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tcBorders>
            <w:shd w:val="clear" w:color="auto" w:fill="auto"/>
            <w:vAlign w:val="center"/>
          </w:tcPr>
          <w:p w14:paraId="79F14A1D"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60680B63" w14:textId="77777777">
        <w:trPr>
          <w:trHeight w:val="283"/>
        </w:trPr>
        <w:tc>
          <w:tcPr>
            <w:tcW w:w="3324" w:type="dxa"/>
            <w:vMerge/>
            <w:tcBorders>
              <w:top w:val="single" w:sz="4" w:space="0" w:color="000001"/>
              <w:bottom w:val="single" w:sz="4" w:space="0" w:color="000001"/>
            </w:tcBorders>
            <w:shd w:val="clear" w:color="auto" w:fill="auto"/>
            <w:vAlign w:val="center"/>
          </w:tcPr>
          <w:p w14:paraId="1CF14718" w14:textId="77777777" w:rsidR="006E0FCD" w:rsidRDefault="006E0FCD">
            <w:pPr>
              <w:pStyle w:val="Contedodatabela"/>
              <w:jc w:val="center"/>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6F412CFF" w14:textId="77777777" w:rsidR="006E0FCD" w:rsidRDefault="006D063C">
            <w:pPr>
              <w:pStyle w:val="Contedodatabela"/>
              <w:jc w:val="center"/>
              <w:rPr>
                <w:rFonts w:ascii="Times New Roman" w:hAnsi="Times New Roman"/>
              </w:rPr>
            </w:pPr>
            <w:r>
              <w:rPr>
                <w:rFonts w:ascii="Times New Roman" w:hAnsi="Times New Roman"/>
                <w:sz w:val="20"/>
                <w:szCs w:val="20"/>
              </w:rPr>
              <w:t>Leaf area index</w:t>
            </w:r>
          </w:p>
        </w:tc>
        <w:tc>
          <w:tcPr>
            <w:tcW w:w="3324" w:type="dxa"/>
            <w:tcBorders>
              <w:top w:val="single" w:sz="4" w:space="0" w:color="000001"/>
              <w:bottom w:val="single" w:sz="4" w:space="0" w:color="000001"/>
            </w:tcBorders>
            <w:shd w:val="clear" w:color="auto" w:fill="auto"/>
            <w:vAlign w:val="center"/>
          </w:tcPr>
          <w:p w14:paraId="32682534"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40383072" w14:textId="77777777">
        <w:trPr>
          <w:trHeight w:val="283"/>
        </w:trPr>
        <w:tc>
          <w:tcPr>
            <w:tcW w:w="3324" w:type="dxa"/>
            <w:vMerge/>
            <w:tcBorders>
              <w:top w:val="single" w:sz="4" w:space="0" w:color="000001"/>
              <w:bottom w:val="single" w:sz="4" w:space="0" w:color="000001"/>
            </w:tcBorders>
            <w:shd w:val="clear" w:color="auto" w:fill="auto"/>
            <w:vAlign w:val="center"/>
          </w:tcPr>
          <w:p w14:paraId="1289CA75" w14:textId="77777777" w:rsidR="006E0FCD" w:rsidRDefault="006E0FCD">
            <w:pPr>
              <w:pStyle w:val="Contedodatabela"/>
              <w:jc w:val="center"/>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4B2896C9" w14:textId="77777777" w:rsidR="006E0FCD" w:rsidRDefault="006D063C">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tcBorders>
            <w:shd w:val="clear" w:color="auto" w:fill="auto"/>
            <w:vAlign w:val="center"/>
          </w:tcPr>
          <w:p w14:paraId="6F2D8445"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7611A721" w14:textId="77777777">
        <w:trPr>
          <w:trHeight w:val="283"/>
        </w:trPr>
        <w:tc>
          <w:tcPr>
            <w:tcW w:w="3324" w:type="dxa"/>
            <w:vMerge/>
            <w:tcBorders>
              <w:top w:val="single" w:sz="4" w:space="0" w:color="000001"/>
              <w:bottom w:val="single" w:sz="4" w:space="0" w:color="000001"/>
            </w:tcBorders>
            <w:shd w:val="clear" w:color="auto" w:fill="auto"/>
            <w:vAlign w:val="center"/>
          </w:tcPr>
          <w:p w14:paraId="46A7561D" w14:textId="77777777" w:rsidR="006E0FCD" w:rsidRDefault="006E0FCD">
            <w:pPr>
              <w:pStyle w:val="Contedodatabela"/>
              <w:jc w:val="center"/>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1C9F6211" w14:textId="77777777" w:rsidR="006E0FCD" w:rsidRDefault="006D063C">
            <w:pPr>
              <w:pStyle w:val="Contedodatabela"/>
              <w:jc w:val="center"/>
              <w:rPr>
                <w:rFonts w:ascii="Times New Roman" w:hAnsi="Times New Roman"/>
              </w:rPr>
            </w:pPr>
            <w:r>
              <w:rPr>
                <w:rFonts w:ascii="Times New Roman" w:hAnsi="Times New Roman"/>
                <w:sz w:val="20"/>
                <w:szCs w:val="20"/>
              </w:rPr>
              <w:t>Specific leaf area</w:t>
            </w:r>
          </w:p>
        </w:tc>
        <w:tc>
          <w:tcPr>
            <w:tcW w:w="3324" w:type="dxa"/>
            <w:tcBorders>
              <w:top w:val="single" w:sz="4" w:space="0" w:color="000001"/>
              <w:bottom w:val="single" w:sz="4" w:space="0" w:color="000001"/>
            </w:tcBorders>
            <w:shd w:val="clear" w:color="auto" w:fill="auto"/>
            <w:vAlign w:val="center"/>
          </w:tcPr>
          <w:p w14:paraId="2981DD40" w14:textId="77777777" w:rsidR="006E0FCD" w:rsidRDefault="006D063C">
            <w:pPr>
              <w:pStyle w:val="Contedodatabela"/>
              <w:jc w:val="center"/>
              <w:rPr>
                <w:rFonts w:ascii="Times New Roman" w:hAnsi="Times New Roman"/>
                <w:sz w:val="20"/>
                <w:szCs w:val="20"/>
              </w:rPr>
            </w:pPr>
            <w:r>
              <w:rPr>
                <w:rFonts w:ascii="Times New Roman" w:hAnsi="Times New Roman"/>
                <w:sz w:val="20"/>
                <w:szCs w:val="20"/>
              </w:rPr>
              <w:t>Eq. AXX</w:t>
            </w:r>
          </w:p>
        </w:tc>
      </w:tr>
      <w:tr w:rsidR="006E0FCD" w14:paraId="7E5E0E02" w14:textId="77777777">
        <w:trPr>
          <w:trHeight w:val="283"/>
        </w:trPr>
        <w:tc>
          <w:tcPr>
            <w:tcW w:w="3324" w:type="dxa"/>
            <w:vMerge/>
            <w:tcBorders>
              <w:top w:val="single" w:sz="4" w:space="0" w:color="000001"/>
              <w:bottom w:val="single" w:sz="4" w:space="0" w:color="000001"/>
            </w:tcBorders>
            <w:shd w:val="clear" w:color="auto" w:fill="DDDDDD"/>
            <w:vAlign w:val="center"/>
          </w:tcPr>
          <w:p w14:paraId="1E4596C0" w14:textId="77777777" w:rsidR="006E0FCD" w:rsidRDefault="006E0FCD">
            <w:pPr>
              <w:pStyle w:val="Contedodatabela"/>
              <w:jc w:val="center"/>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6EB4FDAB" w14:textId="77777777" w:rsidR="006E0FCD" w:rsidRDefault="006D063C">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tcBorders>
            <w:shd w:val="clear" w:color="auto" w:fill="auto"/>
            <w:vAlign w:val="center"/>
          </w:tcPr>
          <w:p w14:paraId="3074729F"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65A6CB58" w14:textId="77777777">
        <w:trPr>
          <w:trHeight w:val="283"/>
        </w:trPr>
        <w:tc>
          <w:tcPr>
            <w:tcW w:w="3324" w:type="dxa"/>
            <w:vMerge w:val="restart"/>
            <w:tcBorders>
              <w:top w:val="single" w:sz="4" w:space="0" w:color="000001"/>
              <w:bottom w:val="single" w:sz="4" w:space="0" w:color="000001"/>
            </w:tcBorders>
            <w:shd w:val="clear" w:color="auto" w:fill="DDDDDD"/>
            <w:vAlign w:val="center"/>
          </w:tcPr>
          <w:p w14:paraId="794C512B" w14:textId="77777777" w:rsidR="006E0FCD" w:rsidRDefault="006D063C">
            <w:pPr>
              <w:pStyle w:val="Contedodatabela"/>
              <w:jc w:val="center"/>
              <w:rPr>
                <w:rFonts w:ascii="Times New Roman" w:hAnsi="Times New Roman"/>
              </w:rPr>
            </w:pPr>
            <w:r>
              <w:rPr>
                <w:rFonts w:ascii="Times New Roman" w:hAnsi="Times New Roman"/>
                <w:sz w:val="20"/>
                <w:szCs w:val="20"/>
              </w:rPr>
              <w:t xml:space="preserve">Aboveground woody </w:t>
            </w:r>
          </w:p>
          <w:p w14:paraId="7FD2D4EE" w14:textId="77777777" w:rsidR="006E0FCD" w:rsidRDefault="006D063C">
            <w:pPr>
              <w:pStyle w:val="Contedodatabela"/>
              <w:jc w:val="center"/>
              <w:rPr>
                <w:rFonts w:ascii="Times New Roman" w:hAnsi="Times New Roman"/>
              </w:rPr>
            </w:pPr>
            <w:r>
              <w:rPr>
                <w:rFonts w:ascii="Times New Roman" w:hAnsi="Times New Roman"/>
                <w:sz w:val="20"/>
                <w:szCs w:val="20"/>
              </w:rPr>
              <w:lastRenderedPageBreak/>
              <w:t>tissues residence time</w:t>
            </w:r>
          </w:p>
        </w:tc>
        <w:tc>
          <w:tcPr>
            <w:tcW w:w="3324" w:type="dxa"/>
            <w:tcBorders>
              <w:top w:val="single" w:sz="4" w:space="0" w:color="000001"/>
              <w:bottom w:val="single" w:sz="4" w:space="0" w:color="000001"/>
            </w:tcBorders>
            <w:shd w:val="clear" w:color="auto" w:fill="DDDDDD"/>
            <w:vAlign w:val="center"/>
          </w:tcPr>
          <w:p w14:paraId="563FA778" w14:textId="77777777" w:rsidR="006E0FCD" w:rsidRDefault="006D063C">
            <w:pPr>
              <w:pStyle w:val="Contedodatabela"/>
              <w:jc w:val="center"/>
              <w:rPr>
                <w:rFonts w:ascii="Times New Roman" w:hAnsi="Times New Roman"/>
              </w:rPr>
            </w:pPr>
            <w:r>
              <w:rPr>
                <w:rFonts w:ascii="Times New Roman" w:hAnsi="Times New Roman"/>
                <w:sz w:val="20"/>
                <w:szCs w:val="20"/>
              </w:rPr>
              <w:lastRenderedPageBreak/>
              <w:t xml:space="preserve">Aboveground woody tissues </w:t>
            </w:r>
          </w:p>
          <w:p w14:paraId="63088DEB" w14:textId="77777777" w:rsidR="006E0FCD" w:rsidRDefault="006D063C">
            <w:pPr>
              <w:pStyle w:val="Contedodatabela"/>
              <w:jc w:val="center"/>
              <w:rPr>
                <w:rFonts w:ascii="Times New Roman" w:hAnsi="Times New Roman"/>
              </w:rPr>
            </w:pPr>
            <w:r>
              <w:rPr>
                <w:rFonts w:ascii="Times New Roman" w:hAnsi="Times New Roman"/>
                <w:sz w:val="20"/>
                <w:szCs w:val="20"/>
              </w:rPr>
              <w:lastRenderedPageBreak/>
              <w:t>carbon content</w:t>
            </w:r>
          </w:p>
        </w:tc>
        <w:tc>
          <w:tcPr>
            <w:tcW w:w="3324" w:type="dxa"/>
            <w:tcBorders>
              <w:top w:val="single" w:sz="4" w:space="0" w:color="000001"/>
              <w:bottom w:val="single" w:sz="4" w:space="0" w:color="000001"/>
            </w:tcBorders>
            <w:shd w:val="clear" w:color="auto" w:fill="DDDDDD"/>
            <w:vAlign w:val="center"/>
          </w:tcPr>
          <w:p w14:paraId="5A395CB7" w14:textId="77777777" w:rsidR="006E0FCD" w:rsidRDefault="006D063C">
            <w:pPr>
              <w:pStyle w:val="Contedodatabela"/>
              <w:jc w:val="center"/>
              <w:rPr>
                <w:rFonts w:ascii="Times New Roman" w:hAnsi="Times New Roman"/>
              </w:rPr>
            </w:pPr>
            <w:r>
              <w:rPr>
                <w:rFonts w:ascii="Times New Roman" w:hAnsi="Times New Roman"/>
                <w:sz w:val="20"/>
                <w:szCs w:val="20"/>
              </w:rPr>
              <w:lastRenderedPageBreak/>
              <w:t>Eq.  AXX</w:t>
            </w:r>
          </w:p>
        </w:tc>
      </w:tr>
      <w:tr w:rsidR="006E0FCD" w14:paraId="7843DEE2" w14:textId="77777777">
        <w:trPr>
          <w:trHeight w:val="283"/>
        </w:trPr>
        <w:tc>
          <w:tcPr>
            <w:tcW w:w="3324" w:type="dxa"/>
            <w:vMerge/>
            <w:tcBorders>
              <w:top w:val="single" w:sz="4" w:space="0" w:color="000001"/>
              <w:bottom w:val="single" w:sz="4" w:space="0" w:color="000001"/>
            </w:tcBorders>
            <w:shd w:val="clear" w:color="auto" w:fill="DDDDDD"/>
            <w:vAlign w:val="center"/>
          </w:tcPr>
          <w:p w14:paraId="4AD3DA44"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3C6940BD" w14:textId="77777777" w:rsidR="006E0FCD" w:rsidRDefault="006D063C">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tcBorders>
            <w:shd w:val="clear" w:color="auto" w:fill="DDDDDD"/>
            <w:vAlign w:val="center"/>
          </w:tcPr>
          <w:p w14:paraId="2CE56AED"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380BEA78" w14:textId="77777777">
        <w:trPr>
          <w:trHeight w:val="283"/>
        </w:trPr>
        <w:tc>
          <w:tcPr>
            <w:tcW w:w="3324" w:type="dxa"/>
            <w:vMerge/>
            <w:tcBorders>
              <w:top w:val="single" w:sz="4" w:space="0" w:color="000001"/>
              <w:bottom w:val="single" w:sz="4" w:space="0" w:color="000001"/>
            </w:tcBorders>
            <w:shd w:val="clear" w:color="auto" w:fill="DDDDDD"/>
            <w:vAlign w:val="center"/>
          </w:tcPr>
          <w:p w14:paraId="5ECA8DAB"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1BA9C5D8" w14:textId="77777777" w:rsidR="006E0FCD" w:rsidRDefault="006D063C">
            <w:pPr>
              <w:pStyle w:val="Contedodatabela"/>
              <w:jc w:val="center"/>
              <w:rPr>
                <w:rFonts w:ascii="Times New Roman" w:hAnsi="Times New Roman"/>
              </w:rPr>
            </w:pPr>
            <w:r>
              <w:rPr>
                <w:rFonts w:ascii="Times New Roman" w:hAnsi="Times New Roman"/>
                <w:sz w:val="20"/>
                <w:szCs w:val="20"/>
              </w:rPr>
              <w:t>Light capture</w:t>
            </w:r>
          </w:p>
        </w:tc>
        <w:tc>
          <w:tcPr>
            <w:tcW w:w="3324" w:type="dxa"/>
            <w:tcBorders>
              <w:top w:val="single" w:sz="4" w:space="0" w:color="000001"/>
              <w:bottom w:val="single" w:sz="4" w:space="0" w:color="000001"/>
            </w:tcBorders>
            <w:shd w:val="clear" w:color="auto" w:fill="DDDDDD"/>
            <w:vAlign w:val="center"/>
          </w:tcPr>
          <w:p w14:paraId="5B17B873"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6B088957" w14:textId="77777777">
        <w:trPr>
          <w:trHeight w:val="283"/>
        </w:trPr>
        <w:tc>
          <w:tcPr>
            <w:tcW w:w="3324" w:type="dxa"/>
            <w:vMerge/>
            <w:tcBorders>
              <w:top w:val="single" w:sz="4" w:space="0" w:color="000001"/>
              <w:bottom w:val="single" w:sz="4" w:space="0" w:color="000001"/>
            </w:tcBorders>
            <w:shd w:val="clear" w:color="auto" w:fill="DDDDDD"/>
            <w:vAlign w:val="center"/>
          </w:tcPr>
          <w:p w14:paraId="3C2EDD81"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6CF46485" w14:textId="77777777" w:rsidR="006E0FCD" w:rsidRDefault="006D063C">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tcBorders>
            <w:shd w:val="clear" w:color="auto" w:fill="DDDDDD"/>
            <w:vAlign w:val="center"/>
          </w:tcPr>
          <w:p w14:paraId="76C1272B"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7B8D3A1C" w14:textId="77777777">
        <w:trPr>
          <w:trHeight w:val="283"/>
        </w:trPr>
        <w:tc>
          <w:tcPr>
            <w:tcW w:w="3324" w:type="dxa"/>
            <w:vMerge/>
            <w:tcBorders>
              <w:top w:val="single" w:sz="4" w:space="0" w:color="000001"/>
              <w:bottom w:val="single" w:sz="4" w:space="0" w:color="000001"/>
            </w:tcBorders>
            <w:shd w:val="clear" w:color="auto" w:fill="DDDDDD"/>
            <w:vAlign w:val="center"/>
          </w:tcPr>
          <w:p w14:paraId="4189BE06"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DDDDDD"/>
            <w:vAlign w:val="center"/>
          </w:tcPr>
          <w:p w14:paraId="5C4BC9EA" w14:textId="77777777" w:rsidR="006E0FCD" w:rsidRDefault="006D063C">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tcBorders>
            <w:shd w:val="clear" w:color="auto" w:fill="DDDDDD"/>
            <w:vAlign w:val="center"/>
          </w:tcPr>
          <w:p w14:paraId="628DF8C3"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1CF056A4" w14:textId="77777777">
        <w:trPr>
          <w:trHeight w:val="454"/>
        </w:trPr>
        <w:tc>
          <w:tcPr>
            <w:tcW w:w="3324" w:type="dxa"/>
            <w:vMerge w:val="restart"/>
            <w:tcBorders>
              <w:top w:val="single" w:sz="4" w:space="0" w:color="000001"/>
              <w:bottom w:val="single" w:sz="4" w:space="0" w:color="000001"/>
            </w:tcBorders>
            <w:shd w:val="clear" w:color="auto" w:fill="auto"/>
            <w:vAlign w:val="center"/>
          </w:tcPr>
          <w:p w14:paraId="73FB4C3D" w14:textId="77777777" w:rsidR="006E0FCD" w:rsidRDefault="006D063C">
            <w:pPr>
              <w:pStyle w:val="Contedodatabela"/>
              <w:jc w:val="center"/>
              <w:rPr>
                <w:b/>
                <w:bCs/>
                <w:sz w:val="20"/>
                <w:szCs w:val="20"/>
              </w:rPr>
            </w:pPr>
            <w:r>
              <w:rPr>
                <w:rFonts w:ascii="Times New Roman" w:hAnsi="Times New Roman"/>
                <w:sz w:val="20"/>
                <w:szCs w:val="20"/>
              </w:rPr>
              <w:t>Fine roots residence time</w:t>
            </w:r>
          </w:p>
        </w:tc>
        <w:tc>
          <w:tcPr>
            <w:tcW w:w="3324" w:type="dxa"/>
            <w:tcBorders>
              <w:top w:val="single" w:sz="4" w:space="0" w:color="000001"/>
              <w:bottom w:val="single" w:sz="4" w:space="0" w:color="000001"/>
            </w:tcBorders>
            <w:shd w:val="clear" w:color="auto" w:fill="auto"/>
            <w:vAlign w:val="center"/>
          </w:tcPr>
          <w:p w14:paraId="0AA8BAF9" w14:textId="77777777" w:rsidR="006E0FCD" w:rsidRDefault="006D063C">
            <w:pPr>
              <w:pStyle w:val="Contedodatabela"/>
              <w:jc w:val="center"/>
              <w:rPr>
                <w:rFonts w:ascii="Times New Roman" w:hAnsi="Times New Roman"/>
              </w:rPr>
            </w:pPr>
            <w:r>
              <w:rPr>
                <w:rFonts w:ascii="Times New Roman" w:hAnsi="Times New Roman"/>
                <w:sz w:val="20"/>
                <w:szCs w:val="20"/>
              </w:rPr>
              <w:t>Fine roots carbon content</w:t>
            </w:r>
          </w:p>
        </w:tc>
        <w:tc>
          <w:tcPr>
            <w:tcW w:w="3324" w:type="dxa"/>
            <w:tcBorders>
              <w:top w:val="single" w:sz="4" w:space="0" w:color="000001"/>
              <w:bottom w:val="single" w:sz="4" w:space="0" w:color="000001"/>
            </w:tcBorders>
            <w:shd w:val="clear" w:color="auto" w:fill="auto"/>
            <w:vAlign w:val="center"/>
          </w:tcPr>
          <w:p w14:paraId="06198AD9"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097A991E" w14:textId="77777777">
        <w:trPr>
          <w:trHeight w:val="283"/>
        </w:trPr>
        <w:tc>
          <w:tcPr>
            <w:tcW w:w="3324" w:type="dxa"/>
            <w:vMerge/>
            <w:tcBorders>
              <w:top w:val="single" w:sz="4" w:space="0" w:color="000001"/>
              <w:bottom w:val="single" w:sz="4" w:space="0" w:color="000001"/>
            </w:tcBorders>
            <w:shd w:val="clear" w:color="auto" w:fill="auto"/>
            <w:vAlign w:val="center"/>
          </w:tcPr>
          <w:p w14:paraId="4B3880B5"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51AE8342" w14:textId="77777777" w:rsidR="006E0FCD" w:rsidRDefault="006D063C">
            <w:pPr>
              <w:pStyle w:val="Contedodatabela"/>
              <w:jc w:val="center"/>
              <w:rPr>
                <w:rFonts w:ascii="Times New Roman" w:hAnsi="Times New Roman"/>
              </w:rPr>
            </w:pPr>
            <w:r>
              <w:rPr>
                <w:rFonts w:ascii="Times New Roman" w:hAnsi="Times New Roman"/>
                <w:sz w:val="20"/>
                <w:szCs w:val="20"/>
              </w:rPr>
              <w:t>Total plant carbon stock</w:t>
            </w:r>
          </w:p>
        </w:tc>
        <w:tc>
          <w:tcPr>
            <w:tcW w:w="3324" w:type="dxa"/>
            <w:tcBorders>
              <w:top w:val="single" w:sz="4" w:space="0" w:color="000001"/>
              <w:bottom w:val="single" w:sz="4" w:space="0" w:color="000001"/>
            </w:tcBorders>
            <w:shd w:val="clear" w:color="auto" w:fill="auto"/>
            <w:vAlign w:val="center"/>
          </w:tcPr>
          <w:p w14:paraId="2EEE5D35"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3A153C04" w14:textId="77777777">
        <w:trPr>
          <w:trHeight w:val="283"/>
        </w:trPr>
        <w:tc>
          <w:tcPr>
            <w:tcW w:w="3324" w:type="dxa"/>
            <w:vMerge/>
            <w:tcBorders>
              <w:top w:val="single" w:sz="4" w:space="0" w:color="000001"/>
              <w:bottom w:val="single" w:sz="4" w:space="0" w:color="000001"/>
            </w:tcBorders>
            <w:shd w:val="clear" w:color="auto" w:fill="auto"/>
            <w:tcMar>
              <w:top w:w="0" w:type="dxa"/>
              <w:left w:w="0" w:type="dxa"/>
              <w:bottom w:w="0" w:type="dxa"/>
              <w:right w:w="0" w:type="dxa"/>
            </w:tcMar>
            <w:vAlign w:val="center"/>
          </w:tcPr>
          <w:p w14:paraId="3F50C5BA"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18BE4265" w14:textId="77777777" w:rsidR="006E0FCD" w:rsidRDefault="006D063C">
            <w:pPr>
              <w:pStyle w:val="Contedodatabela"/>
              <w:jc w:val="center"/>
              <w:rPr>
                <w:rFonts w:ascii="Times New Roman" w:hAnsi="Times New Roman"/>
              </w:rPr>
            </w:pPr>
            <w:r>
              <w:rPr>
                <w:rFonts w:ascii="Times New Roman" w:hAnsi="Times New Roman"/>
                <w:sz w:val="20"/>
                <w:szCs w:val="20"/>
              </w:rPr>
              <w:t>Hydraulic stress</w:t>
            </w:r>
          </w:p>
        </w:tc>
        <w:tc>
          <w:tcPr>
            <w:tcW w:w="3324" w:type="dxa"/>
            <w:tcBorders>
              <w:top w:val="single" w:sz="4" w:space="0" w:color="000001"/>
              <w:bottom w:val="single" w:sz="4" w:space="0" w:color="000001"/>
            </w:tcBorders>
            <w:shd w:val="clear" w:color="auto" w:fill="auto"/>
            <w:vAlign w:val="center"/>
          </w:tcPr>
          <w:p w14:paraId="5605DDA7"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15BE4C0D" w14:textId="77777777">
        <w:trPr>
          <w:trHeight w:val="283"/>
        </w:trPr>
        <w:tc>
          <w:tcPr>
            <w:tcW w:w="3324" w:type="dxa"/>
            <w:vMerge/>
            <w:tcBorders>
              <w:top w:val="single" w:sz="4" w:space="0" w:color="000001"/>
              <w:bottom w:val="single" w:sz="4" w:space="0" w:color="000001"/>
            </w:tcBorders>
            <w:shd w:val="clear" w:color="auto" w:fill="auto"/>
            <w:tcMar>
              <w:top w:w="0" w:type="dxa"/>
              <w:left w:w="0" w:type="dxa"/>
              <w:bottom w:w="0" w:type="dxa"/>
              <w:right w:w="0" w:type="dxa"/>
            </w:tcMar>
            <w:vAlign w:val="center"/>
          </w:tcPr>
          <w:p w14:paraId="5BAC31F4"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780548EF" w14:textId="77777777" w:rsidR="006E0FCD" w:rsidRDefault="006D063C">
            <w:pPr>
              <w:pStyle w:val="Contedodatabela"/>
              <w:jc w:val="center"/>
              <w:rPr>
                <w:rFonts w:ascii="Times New Roman" w:hAnsi="Times New Roman"/>
              </w:rPr>
            </w:pPr>
            <w:r>
              <w:rPr>
                <w:rFonts w:ascii="Times New Roman" w:hAnsi="Times New Roman"/>
                <w:sz w:val="20"/>
                <w:szCs w:val="20"/>
              </w:rPr>
              <w:t>Specific leaf area</w:t>
            </w:r>
          </w:p>
        </w:tc>
        <w:tc>
          <w:tcPr>
            <w:tcW w:w="3324" w:type="dxa"/>
            <w:tcBorders>
              <w:top w:val="single" w:sz="4" w:space="0" w:color="000001"/>
              <w:bottom w:val="single" w:sz="4" w:space="0" w:color="000001"/>
            </w:tcBorders>
            <w:shd w:val="clear" w:color="auto" w:fill="auto"/>
            <w:vAlign w:val="center"/>
          </w:tcPr>
          <w:p w14:paraId="7DCBFD38"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08206ED2" w14:textId="77777777">
        <w:trPr>
          <w:trHeight w:val="283"/>
        </w:trPr>
        <w:tc>
          <w:tcPr>
            <w:tcW w:w="3324" w:type="dxa"/>
            <w:vMerge/>
            <w:tcBorders>
              <w:top w:val="single" w:sz="4" w:space="0" w:color="000001"/>
              <w:bottom w:val="single" w:sz="4" w:space="0" w:color="000001"/>
            </w:tcBorders>
            <w:shd w:val="clear" w:color="auto" w:fill="auto"/>
            <w:tcMar>
              <w:top w:w="0" w:type="dxa"/>
              <w:left w:w="0" w:type="dxa"/>
              <w:bottom w:w="0" w:type="dxa"/>
              <w:right w:w="0" w:type="dxa"/>
            </w:tcMar>
            <w:vAlign w:val="center"/>
          </w:tcPr>
          <w:p w14:paraId="40784831"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617665DA" w14:textId="77777777" w:rsidR="006E0FCD" w:rsidRDefault="006D063C">
            <w:pPr>
              <w:pStyle w:val="Contedodatabela"/>
              <w:jc w:val="center"/>
              <w:rPr>
                <w:rFonts w:ascii="Times New Roman" w:hAnsi="Times New Roman"/>
              </w:rPr>
            </w:pPr>
            <w:r>
              <w:rPr>
                <w:rFonts w:ascii="Times New Roman" w:hAnsi="Times New Roman"/>
                <w:sz w:val="20"/>
                <w:szCs w:val="20"/>
              </w:rPr>
              <w:t>Maintenance respiration</w:t>
            </w:r>
          </w:p>
        </w:tc>
        <w:tc>
          <w:tcPr>
            <w:tcW w:w="3324" w:type="dxa"/>
            <w:tcBorders>
              <w:top w:val="single" w:sz="4" w:space="0" w:color="000001"/>
              <w:bottom w:val="single" w:sz="4" w:space="0" w:color="000001"/>
            </w:tcBorders>
            <w:shd w:val="clear" w:color="auto" w:fill="auto"/>
            <w:vAlign w:val="center"/>
          </w:tcPr>
          <w:p w14:paraId="162E452C" w14:textId="77777777" w:rsidR="006E0FCD" w:rsidRDefault="006D063C">
            <w:pPr>
              <w:pStyle w:val="Contedodatabela"/>
              <w:jc w:val="center"/>
              <w:rPr>
                <w:rFonts w:ascii="Times New Roman" w:hAnsi="Times New Roman"/>
              </w:rPr>
            </w:pPr>
            <w:r>
              <w:rPr>
                <w:rFonts w:ascii="Times New Roman" w:hAnsi="Times New Roman"/>
                <w:sz w:val="20"/>
                <w:szCs w:val="20"/>
              </w:rPr>
              <w:t>Eq. AXX</w:t>
            </w:r>
          </w:p>
        </w:tc>
      </w:tr>
      <w:tr w:rsidR="006E0FCD" w14:paraId="79A16282" w14:textId="77777777">
        <w:trPr>
          <w:trHeight w:val="383"/>
        </w:trPr>
        <w:tc>
          <w:tcPr>
            <w:tcW w:w="3324" w:type="dxa"/>
            <w:vMerge/>
            <w:tcBorders>
              <w:top w:val="single" w:sz="4" w:space="0" w:color="000001"/>
              <w:bottom w:val="single" w:sz="4" w:space="0" w:color="000001"/>
            </w:tcBorders>
            <w:shd w:val="clear" w:color="auto" w:fill="auto"/>
            <w:tcMar>
              <w:top w:w="0" w:type="dxa"/>
              <w:left w:w="0" w:type="dxa"/>
              <w:bottom w:w="0" w:type="dxa"/>
              <w:right w:w="0" w:type="dxa"/>
            </w:tcMar>
            <w:vAlign w:val="center"/>
          </w:tcPr>
          <w:p w14:paraId="5F482CDA" w14:textId="77777777" w:rsidR="006E0FCD" w:rsidRDefault="006E0FCD">
            <w:pPr>
              <w:pStyle w:val="Contedodatabela"/>
              <w:rPr>
                <w:rFonts w:ascii="Times New Roman" w:hAnsi="Times New Roman"/>
                <w:sz w:val="20"/>
                <w:szCs w:val="20"/>
              </w:rPr>
            </w:pPr>
          </w:p>
        </w:tc>
        <w:tc>
          <w:tcPr>
            <w:tcW w:w="3324" w:type="dxa"/>
            <w:tcBorders>
              <w:top w:val="single" w:sz="4" w:space="0" w:color="000001"/>
              <w:bottom w:val="single" w:sz="4" w:space="0" w:color="000001"/>
            </w:tcBorders>
            <w:shd w:val="clear" w:color="auto" w:fill="auto"/>
            <w:vAlign w:val="center"/>
          </w:tcPr>
          <w:p w14:paraId="6EED9ABB" w14:textId="77777777" w:rsidR="006E0FCD" w:rsidRDefault="006D063C">
            <w:pPr>
              <w:pStyle w:val="Contedodatabela"/>
              <w:jc w:val="center"/>
              <w:rPr>
                <w:rFonts w:ascii="Times New Roman" w:hAnsi="Times New Roman"/>
              </w:rPr>
            </w:pPr>
            <w:r>
              <w:rPr>
                <w:rFonts w:ascii="Times New Roman" w:hAnsi="Times New Roman"/>
                <w:sz w:val="20"/>
                <w:szCs w:val="20"/>
              </w:rPr>
              <w:t>Growth respiration</w:t>
            </w:r>
          </w:p>
        </w:tc>
        <w:tc>
          <w:tcPr>
            <w:tcW w:w="3324" w:type="dxa"/>
            <w:tcBorders>
              <w:top w:val="single" w:sz="4" w:space="0" w:color="000001"/>
              <w:bottom w:val="single" w:sz="4" w:space="0" w:color="000001"/>
            </w:tcBorders>
            <w:shd w:val="clear" w:color="auto" w:fill="auto"/>
            <w:vAlign w:val="center"/>
          </w:tcPr>
          <w:p w14:paraId="2C55FB96" w14:textId="77777777" w:rsidR="006E0FCD" w:rsidRDefault="006D063C">
            <w:pPr>
              <w:pStyle w:val="Contedodatabela"/>
              <w:jc w:val="center"/>
              <w:rPr>
                <w:rFonts w:ascii="Times New Roman" w:hAnsi="Times New Roman"/>
              </w:rPr>
            </w:pPr>
            <w:r>
              <w:rPr>
                <w:rFonts w:ascii="Times New Roman" w:hAnsi="Times New Roman"/>
                <w:sz w:val="20"/>
                <w:szCs w:val="20"/>
              </w:rPr>
              <w:t>Eq. AXXX</w:t>
            </w:r>
          </w:p>
        </w:tc>
      </w:tr>
    </w:tbl>
    <w:p w14:paraId="3F4D1E32" w14:textId="77777777" w:rsidR="006E0FCD" w:rsidRDefault="006E0FCD">
      <w:pPr>
        <w:rPr>
          <w:rFonts w:ascii="Times New Roman" w:hAnsi="Times New Roman"/>
        </w:rPr>
      </w:pPr>
    </w:p>
    <w:p w14:paraId="0C8C3F81" w14:textId="77777777" w:rsidR="006E0FCD" w:rsidRDefault="006E0FCD">
      <w:pPr>
        <w:rPr>
          <w:b/>
          <w:bCs/>
        </w:rPr>
        <w:sectPr w:rsidR="006E0FCD">
          <w:pgSz w:w="12240" w:h="15840"/>
          <w:pgMar w:top="1134" w:right="1134" w:bottom="1134" w:left="1134" w:header="0" w:footer="0" w:gutter="0"/>
          <w:cols w:space="720"/>
          <w:formProt w:val="0"/>
          <w:docGrid w:linePitch="100"/>
        </w:sectPr>
      </w:pPr>
    </w:p>
    <w:p w14:paraId="7B6CFB72" w14:textId="77777777" w:rsidR="006E0FCD" w:rsidRDefault="006D063C">
      <w:pPr>
        <w:rPr>
          <w:b/>
          <w:bCs/>
        </w:rPr>
      </w:pPr>
      <w:r>
        <w:rPr>
          <w:noProof/>
          <w:lang w:eastAsia="en-US" w:bidi="ar-SA"/>
        </w:rPr>
        <w:lastRenderedPageBreak/>
        <mc:AlternateContent>
          <mc:Choice Requires="wps">
            <w:drawing>
              <wp:anchor distT="0" distB="0" distL="0" distR="0" simplePos="0" relativeHeight="251663360" behindDoc="0" locked="0" layoutInCell="1" allowOverlap="1" wp14:anchorId="39CA451C" wp14:editId="1FCA1765">
                <wp:simplePos x="0" y="0"/>
                <wp:positionH relativeFrom="page">
                  <wp:posOffset>841375</wp:posOffset>
                </wp:positionH>
                <wp:positionV relativeFrom="page">
                  <wp:posOffset>795655</wp:posOffset>
                </wp:positionV>
                <wp:extent cx="8376285" cy="5698490"/>
                <wp:effectExtent l="0" t="0" r="0" b="0"/>
                <wp:wrapTopAndBottom/>
                <wp:docPr id="59" name="Quadro10"/>
                <wp:cNvGraphicFramePr/>
                <a:graphic xmlns:a="http://schemas.openxmlformats.org/drawingml/2006/main">
                  <a:graphicData uri="http://schemas.microsoft.com/office/word/2010/wordprocessingShape">
                    <wps:wsp>
                      <wps:cNvSpPr txBox="1"/>
                      <wps:spPr>
                        <a:xfrm>
                          <a:off x="0" y="0"/>
                          <a:ext cx="8376285" cy="5698490"/>
                        </a:xfrm>
                        <a:prstGeom prst="rect">
                          <a:avLst/>
                        </a:prstGeom>
                      </wps:spPr>
                      <wps:txbx>
                        <w:txbxContent>
                          <w:p w14:paraId="1CC6CDEC" w14:textId="77777777" w:rsidR="006D063C" w:rsidRDefault="006D063C">
                            <w:pPr>
                              <w:pStyle w:val="Tabela"/>
                            </w:pPr>
                            <w:r>
                              <w:rPr>
                                <w:rFonts w:ascii="Times New Roman" w:hAnsi="Times New Roman"/>
                                <w:i w:val="0"/>
                                <w:iCs w:val="0"/>
                              </w:rPr>
                              <w:t xml:space="preserve">Table 4: Change on functional diversity components (richness, evenness and divergence) for all the six functional traits considered with the applied reduction on precipitation (50%). Here is also shown the dissimilarity of traits distribution before and after the disturbance (the closer to the value 1, the more dissimilar  the curves are to each other).α: allocation; τ: residence time; Abgw: aboveground woody tissues.       </w:t>
                            </w:r>
                          </w:p>
                        </w:txbxContent>
                      </wps:txbx>
                      <wps:bodyPr lIns="0" tIns="0" rIns="0" bIns="0" anchor="t">
                        <a:noAutofit/>
                      </wps:bodyPr>
                    </wps:wsp>
                  </a:graphicData>
                </a:graphic>
              </wp:anchor>
            </w:drawing>
          </mc:Choice>
          <mc:Fallback>
            <w:pict>
              <v:shape id="Quadro10" o:spid="_x0000_s1082" type="#_x0000_t202" style="position:absolute;margin-left:66.25pt;margin-top:62.65pt;width:659.55pt;height:448.7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" filled="f" stroked="f">
                <v:textbox inset="0,0,0,0">
                  <w:txbxContent>
                    <w:p w14:paraId="1CC6CDEC" w14:textId="77777777" w:rsidR="006D063C" w:rsidRDefault="006D063C">
                      <w:pPr>
                        <w:pStyle w:val="Tabela"/>
                      </w:pPr>
                      <w:r>
                        <w:rPr>
                          <w:rFonts w:ascii="Times New Roman" w:hAnsi="Times New Roman"/>
                          <w:i w:val="0"/>
                          <w:iCs w:val="0"/>
                        </w:rPr>
                        <w:t xml:space="preserve">Table 4: Change on functional diversity components (richness, evenness and divergence) for all the six functional traits considered with the applied reduction on precipitation (50%). Here is also shown the dissimilarity of traits distribution before and after the disturbance (the closer to the value 1, the more dissimilar  the curves are to each other).α: allocation; τ: residence time; Abgw: aboveground woody tissues.       </w:t>
                      </w:r>
                    </w:p>
                  </w:txbxContent>
                </v:textbox>
                <w10:wrap type="topAndBottom" anchorx="page" anchory="page"/>
              </v:shape>
            </w:pict>
          </mc:Fallback>
        </mc:AlternateContent>
      </w:r>
      <w:r w:rsidR="0031315A">
        <w:rPr>
          <w:b/>
          <w:bCs/>
          <w:noProof/>
          <w:lang w:eastAsia="en-US" w:bidi="ar-SA"/>
        </w:rPr>
        <w:drawing>
          <wp:anchor distT="0" distB="0" distL="114300" distR="114300" simplePos="0" relativeHeight="251666432" behindDoc="0" locked="0" layoutInCell="1" allowOverlap="1" wp14:anchorId="26F03777" wp14:editId="688C856D">
            <wp:simplePos x="0" y="0"/>
            <wp:positionH relativeFrom="column">
              <wp:posOffset>-720090</wp:posOffset>
            </wp:positionH>
            <wp:positionV relativeFrom="paragraph">
              <wp:posOffset>-720090</wp:posOffset>
            </wp:positionV>
            <wp:extent cx="8376285" cy="4921250"/>
            <wp:effectExtent l="25400" t="25400" r="31115" b="31750"/>
            <wp:wrapNone/>
            <wp:docPr id="61" name="ole_rId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9"/>
                    <pic:cNvPicPr preferRelativeResize="0">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76285" cy="4921250"/>
                    </a:xfrm>
                    <a:prstGeom prst="rect">
                      <a:avLst/>
                    </a:prstGeom>
                    <a:solidFill>
                      <a:srgbClr val="FFFFFF"/>
                    </a:solidFill>
                    <a:ln w="9525">
                      <a:solidFill>
                        <a:srgbClr val="000000"/>
                      </a:solidFill>
                      <a:round/>
                      <a:headEnd/>
                      <a:tailEnd/>
                    </a:ln>
                  </pic:spPr>
                </pic:pic>
              </a:graphicData>
            </a:graphic>
            <wp14:sizeRelH relativeFrom="page">
              <wp14:pctWidth>0</wp14:pctWidth>
            </wp14:sizeRelH>
            <wp14:sizeRelV relativeFrom="page">
              <wp14:pctHeight>0</wp14:pctHeight>
            </wp14:sizeRelV>
          </wp:anchor>
        </w:drawing>
      </w:r>
    </w:p>
    <w:p w14:paraId="1EF73E79" w14:textId="77777777" w:rsidR="006E0FCD" w:rsidRDefault="006E0FCD"/>
    <w:p w14:paraId="0E247DC1" w14:textId="77777777" w:rsidR="006E0FCD" w:rsidRDefault="006E0FCD"/>
    <w:p w14:paraId="28F907C4" w14:textId="77777777" w:rsidR="006E0FCD" w:rsidRDefault="006E0FCD"/>
    <w:p w14:paraId="74ABBBF2" w14:textId="77777777" w:rsidR="006E0FCD" w:rsidRDefault="006E0FCD"/>
    <w:p w14:paraId="7B5639A2" w14:textId="77777777" w:rsidR="006E0FCD" w:rsidRDefault="006E0FCD"/>
    <w:p w14:paraId="35EDEC78" w14:textId="77777777" w:rsidR="006E0FCD" w:rsidRDefault="006E0FCD"/>
    <w:p w14:paraId="039591BD" w14:textId="77777777" w:rsidR="006E0FCD" w:rsidRDefault="006E0FCD"/>
    <w:p w14:paraId="1C04A07B" w14:textId="77777777" w:rsidR="006E0FCD" w:rsidRDefault="006E0FCD"/>
    <w:p w14:paraId="788D5796" w14:textId="77777777" w:rsidR="006E0FCD" w:rsidRDefault="006E0FCD"/>
    <w:p w14:paraId="61660B94" w14:textId="77777777" w:rsidR="006E0FCD" w:rsidRDefault="006E0FCD"/>
    <w:p w14:paraId="22D710CC" w14:textId="77777777" w:rsidR="006E0FCD" w:rsidRDefault="006E0FCD"/>
    <w:p w14:paraId="2FAC2865" w14:textId="77777777" w:rsidR="006E0FCD" w:rsidRDefault="006E0FCD"/>
    <w:p w14:paraId="7A966CB3" w14:textId="77777777" w:rsidR="006E0FCD" w:rsidRDefault="006E0FCD"/>
    <w:p w14:paraId="77D51033" w14:textId="77777777" w:rsidR="006E0FCD" w:rsidRDefault="006E0FCD"/>
    <w:p w14:paraId="43DB7A6D" w14:textId="77777777" w:rsidR="006E0FCD" w:rsidRDefault="006E0FCD"/>
    <w:p w14:paraId="55F471DA" w14:textId="77777777" w:rsidR="006E0FCD" w:rsidRDefault="006E0FCD"/>
    <w:p w14:paraId="1DC09243" w14:textId="77777777" w:rsidR="006E0FCD" w:rsidRDefault="006E0FCD"/>
    <w:p w14:paraId="7FB7D48D" w14:textId="77777777" w:rsidR="006E0FCD" w:rsidRDefault="006E0FCD"/>
    <w:p w14:paraId="4A62189D" w14:textId="77777777" w:rsidR="006E0FCD" w:rsidRDefault="006E0FCD"/>
    <w:p w14:paraId="30570E63" w14:textId="77777777" w:rsidR="006E0FCD" w:rsidRDefault="006E0FCD"/>
    <w:p w14:paraId="16CFAD28" w14:textId="77777777" w:rsidR="006E0FCD" w:rsidRDefault="006E0FCD"/>
    <w:p w14:paraId="38328C0F" w14:textId="77777777" w:rsidR="006E0FCD" w:rsidRDefault="006E0FCD"/>
    <w:p w14:paraId="0633DB97" w14:textId="77777777" w:rsidR="006E0FCD" w:rsidRDefault="006E0FCD"/>
    <w:p w14:paraId="0E7BF5EB" w14:textId="77777777" w:rsidR="006E0FCD" w:rsidRDefault="006E0FCD"/>
    <w:p w14:paraId="4495E57A" w14:textId="77777777" w:rsidR="006E0FCD" w:rsidRDefault="006E0FCD"/>
    <w:p w14:paraId="4591607F" w14:textId="77777777" w:rsidR="006E0FCD" w:rsidRDefault="006E0FCD"/>
    <w:p w14:paraId="752FC68B" w14:textId="77777777" w:rsidR="006E0FCD" w:rsidRDefault="006E0FCD"/>
    <w:p w14:paraId="44E0BD9A" w14:textId="77777777" w:rsidR="006E0FCD" w:rsidRDefault="006E0FCD"/>
    <w:p w14:paraId="7CD6A791" w14:textId="77777777" w:rsidR="006E0FCD" w:rsidRDefault="006E0FCD"/>
    <w:p w14:paraId="51E751B9" w14:textId="77777777" w:rsidR="006E0FCD" w:rsidRDefault="006E0FCD"/>
    <w:p w14:paraId="3236FD5A" w14:textId="77777777" w:rsidR="006E0FCD" w:rsidRDefault="006E0FCD"/>
    <w:p w14:paraId="02A222B1" w14:textId="77777777" w:rsidR="006E0FCD" w:rsidRDefault="006E0FCD"/>
    <w:p w14:paraId="21198E3C" w14:textId="77777777" w:rsidR="006E0FCD" w:rsidRDefault="006E0FCD"/>
    <w:p w14:paraId="6C725489" w14:textId="77777777" w:rsidR="006E0FCD" w:rsidRDefault="006E0FCD"/>
    <w:p w14:paraId="7921FA36" w14:textId="77777777" w:rsidR="006E0FCD" w:rsidRDefault="006E0FCD">
      <w:pPr>
        <w:sectPr w:rsidR="006E0FCD">
          <w:pgSz w:w="15840" w:h="12240" w:orient="landscape"/>
          <w:pgMar w:top="1134" w:right="1134" w:bottom="1134" w:left="1134" w:header="0" w:footer="0" w:gutter="0"/>
          <w:cols w:space="720"/>
          <w:formProt w:val="0"/>
        </w:sectPr>
      </w:pPr>
    </w:p>
    <w:p w14:paraId="2788DFEE" w14:textId="77777777" w:rsidR="006E0FCD" w:rsidRDefault="006E0FCD"/>
    <w:p w14:paraId="4903801B" w14:textId="77777777" w:rsidR="006E0FCD" w:rsidRDefault="006E0FCD"/>
    <w:p w14:paraId="26567310" w14:textId="77777777" w:rsidR="006E0FCD" w:rsidRDefault="006E0FCD"/>
    <w:p w14:paraId="5D88EBD3" w14:textId="77777777" w:rsidR="006E0FCD" w:rsidRDefault="006E0FCD"/>
    <w:p w14:paraId="68CBF4A3" w14:textId="77777777" w:rsidR="006E0FCD" w:rsidRDefault="006E0FCD"/>
    <w:p w14:paraId="7374FC22" w14:textId="77777777" w:rsidR="006E0FCD" w:rsidRDefault="006E0FCD"/>
    <w:p w14:paraId="69F9AC45" w14:textId="77777777" w:rsidR="006E0FCD" w:rsidRDefault="006E0FCD"/>
    <w:p w14:paraId="2A52C017" w14:textId="77777777" w:rsidR="006E0FCD" w:rsidRDefault="006E0FCD"/>
    <w:p w14:paraId="439FF0D9" w14:textId="77777777" w:rsidR="006E0FCD" w:rsidRDefault="006E0FCD"/>
    <w:p w14:paraId="69E77B0A" w14:textId="77777777" w:rsidR="006E0FCD" w:rsidRDefault="006E0FCD"/>
    <w:p w14:paraId="70681009" w14:textId="77777777" w:rsidR="006E0FCD" w:rsidRDefault="006E0FCD"/>
    <w:p w14:paraId="633C2E91" w14:textId="77777777" w:rsidR="006E0FCD" w:rsidRDefault="006E0FCD"/>
    <w:p w14:paraId="16D34FEA" w14:textId="77777777" w:rsidR="006E0FCD" w:rsidRDefault="006E0FCD"/>
    <w:p w14:paraId="43AD7250" w14:textId="77777777" w:rsidR="006E0FCD" w:rsidRDefault="006E0FCD"/>
    <w:p w14:paraId="70074AA4" w14:textId="77777777" w:rsidR="006E0FCD" w:rsidRDefault="006E0FCD">
      <w:pPr>
        <w:rPr>
          <w:b/>
          <w:bCs/>
        </w:rPr>
      </w:pPr>
    </w:p>
    <w:p w14:paraId="62C75EC7" w14:textId="77777777" w:rsidR="006E0FCD" w:rsidRDefault="006E0FCD"/>
    <w:p w14:paraId="158BD309" w14:textId="77777777" w:rsidR="006E0FCD" w:rsidRDefault="006E0FCD">
      <w:pPr>
        <w:spacing w:line="480" w:lineRule="auto"/>
        <w:jc w:val="both"/>
      </w:pPr>
    </w:p>
    <w:p w14:paraId="302BB279" w14:textId="77777777" w:rsidR="006E0FCD" w:rsidRDefault="006E0FCD">
      <w:pPr>
        <w:rPr>
          <w:b/>
          <w:bCs/>
        </w:rPr>
      </w:pPr>
    </w:p>
    <w:p w14:paraId="176A9A43" w14:textId="77777777" w:rsidR="006E0FCD" w:rsidRDefault="0031315A">
      <w:r>
        <w:rPr>
          <w:noProof/>
          <w:lang w:eastAsia="en-US" w:bidi="ar-SA"/>
        </w:rPr>
        <w:drawing>
          <wp:anchor distT="0" distB="0" distL="114300" distR="114300" simplePos="0" relativeHeight="251664384" behindDoc="0" locked="0" layoutInCell="1" allowOverlap="1" wp14:anchorId="71E7A573" wp14:editId="5EC31A79">
            <wp:simplePos x="0" y="0"/>
            <wp:positionH relativeFrom="column">
              <wp:posOffset>-720090</wp:posOffset>
            </wp:positionH>
            <wp:positionV relativeFrom="paragraph">
              <wp:posOffset>-4050030</wp:posOffset>
            </wp:positionV>
            <wp:extent cx="5332730" cy="841375"/>
            <wp:effectExtent l="25400" t="25400" r="26670" b="22225"/>
            <wp:wrapNone/>
            <wp:docPr id="60" name="ole_rId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1"/>
                    <pic:cNvPicPr preferRelativeResize="0">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2730" cy="841375"/>
                    </a:xfrm>
                    <a:prstGeom prst="rect">
                      <a:avLst/>
                    </a:prstGeom>
                    <a:solidFill>
                      <a:srgbClr val="FFFFFF"/>
                    </a:solidFill>
                    <a:ln w="9525">
                      <a:solidFill>
                        <a:srgbClr val="000000"/>
                      </a:solidFill>
                      <a:round/>
                      <a:headEnd/>
                      <a:tailEnd/>
                    </a:ln>
                  </pic:spPr>
                </pic:pic>
              </a:graphicData>
            </a:graphic>
            <wp14:sizeRelH relativeFrom="page">
              <wp14:pctWidth>0</wp14:pctWidth>
            </wp14:sizeRelH>
            <wp14:sizeRelV relativeFrom="page">
              <wp14:pctHeight>0</wp14:pctHeight>
            </wp14:sizeRelV>
          </wp:anchor>
        </w:drawing>
      </w:r>
    </w:p>
    <w:sectPr w:rsidR="006E0FCD">
      <w:pgSz w:w="12240" w:h="15840"/>
      <w:pgMar w:top="1134" w:right="1134" w:bottom="1134" w:left="1134" w:header="0" w:footer="0" w:gutter="0"/>
      <w:cols w:space="720"/>
      <w:formProt w:val="0"/>
      <w:docGrid w:linePitch="1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vid Lapola" w:date="2020-09-02T10:02:00Z" w:initials="DML">
    <w:p w14:paraId="7DDB6ACC" w14:textId="77777777" w:rsidR="006D063C" w:rsidRDefault="006D063C">
      <w:pPr>
        <w:pStyle w:val="CommentText"/>
      </w:pPr>
      <w:r>
        <w:rPr>
          <w:rStyle w:val="CommentReference"/>
        </w:rPr>
        <w:annotationRef/>
      </w:r>
      <w:r>
        <w:t>Sugiro juntar essas duas figuras, colocando o carbono total como um painel a mais na figura 3.</w:t>
      </w:r>
    </w:p>
  </w:comment>
  <w:comment w:id="3" w:author="David Lapola" w:date="2020-09-02T10:07:00Z" w:initials="DML">
    <w:p w14:paraId="659D01F4" w14:textId="77777777" w:rsidR="007A4C90" w:rsidRDefault="007A4C90">
      <w:pPr>
        <w:pStyle w:val="CommentText"/>
      </w:pPr>
      <w:r>
        <w:rPr>
          <w:rStyle w:val="CommentReference"/>
        </w:rPr>
        <w:annotationRef/>
      </w:r>
      <w:r>
        <w:t>Aqui novamente sugiro que as figuras sejam juntadas. Tente diminuir o tamano dos painé</w:t>
      </w:r>
      <w:r>
        <w:t>is e aumentar a fonte pra ficar harmonico.</w:t>
      </w:r>
      <w:bookmarkStart w:id="4" w:name="_GoBack"/>
      <w:bookmarkEnd w:id="4"/>
    </w:p>
  </w:comment>
  <w:comment w:id="5" w:author="Bianca Rius" w:date="2020-08-27T11:26:00Z" w:initials="BR">
    <w:p w14:paraId="5360D291" w14:textId="77777777" w:rsidR="006D063C" w:rsidRDefault="006D063C">
      <w:r>
        <w:rPr>
          <w:sz w:val="20"/>
        </w:rPr>
        <w:t>Esse é o exemplo de figura que eu comentei (alocação para folhas) pra abordagem trait-based</w:t>
      </w:r>
    </w:p>
  </w:comment>
  <w:comment w:id="6" w:author="Bianca Rius" w:date="2020-08-27T11:26:00Z" w:initials="BR">
    <w:p w14:paraId="447AF837" w14:textId="77777777" w:rsidR="006D063C" w:rsidRDefault="006D063C">
      <w:r>
        <w:rPr>
          <w:sz w:val="20"/>
        </w:rPr>
        <w:t>Alocação para folhas também mas na versão de PFTs...reparem como fica mais dificil de visualizar</w:t>
      </w:r>
    </w:p>
  </w:comment>
  <w:comment w:id="7" w:author="Bianca Rius" w:date="2020-08-27T11:50:00Z" w:initials="BR">
    <w:p w14:paraId="3C913344" w14:textId="77777777" w:rsidR="006D063C" w:rsidRDefault="006D063C">
      <w:r>
        <w:rPr>
          <w:sz w:val="20"/>
        </w:rPr>
        <w:t>Essa figura é com as duas abordagens juntas, mas o volume que a abordagem trait-based ocupa é tão maior que a de PFT que nem dá pra enxergar direito o padrão dos dados da abordagem PFT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2"/>
    <w:family w:val="auto"/>
    <w:pitch w:val="default"/>
  </w:font>
  <w:font w:name="Liberation Sans">
    <w:altName w:val="Times New Roman"/>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trackRevisions/>
  <w:defaultTabStop w:val="4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FCD"/>
    <w:rsid w:val="0031315A"/>
    <w:rsid w:val="006D063C"/>
    <w:rsid w:val="006E0FCD"/>
    <w:rsid w:val="007A4C9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51815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paragraph" w:customStyle="1" w:styleId="Ttulo">
    <w:name w:val="Título"/>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Figura">
    <w:name w:val="Figura"/>
    <w:basedOn w:val="Caption"/>
    <w:qFormat/>
  </w:style>
  <w:style w:type="paragraph" w:styleId="TableofFigures">
    <w:name w:val="table of figures"/>
    <w:basedOn w:val="Caption"/>
  </w:style>
  <w:style w:type="paragraph" w:customStyle="1" w:styleId="Contedodoquadro">
    <w:name w:val="Conteúdo do quadro"/>
    <w:basedOn w:val="Normal"/>
    <w:qFormat/>
  </w:style>
  <w:style w:type="paragraph" w:customStyle="1" w:styleId="Tabela">
    <w:name w:val="Tabela"/>
    <w:basedOn w:val="Caption"/>
    <w:qFormat/>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Texto">
    <w:name w:val="Texto"/>
    <w:basedOn w:val="Caption"/>
    <w:qFormat/>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rPr>
  </w:style>
  <w:style w:type="character" w:styleId="CommentReference">
    <w:name w:val="annotation reference"/>
    <w:basedOn w:val="DefaultParagraphFont"/>
    <w:uiPriority w:val="99"/>
    <w:semiHidden/>
    <w:unhideWhenUsed/>
    <w:rPr>
      <w:sz w:val="18"/>
      <w:szCs w:val="18"/>
    </w:rPr>
  </w:style>
  <w:style w:type="paragraph" w:styleId="CommentSubject">
    <w:name w:val="annotation subject"/>
    <w:basedOn w:val="CommentText"/>
    <w:next w:val="CommentText"/>
    <w:link w:val="CommentSubjectChar"/>
    <w:uiPriority w:val="99"/>
    <w:semiHidden/>
    <w:unhideWhenUsed/>
    <w:rsid w:val="006D063C"/>
    <w:rPr>
      <w:b/>
      <w:bCs/>
      <w:sz w:val="20"/>
      <w:szCs w:val="20"/>
    </w:rPr>
  </w:style>
  <w:style w:type="character" w:customStyle="1" w:styleId="CommentSubjectChar">
    <w:name w:val="Comment Subject Char"/>
    <w:basedOn w:val="CommentTextChar"/>
    <w:link w:val="CommentSubject"/>
    <w:uiPriority w:val="99"/>
    <w:semiHidden/>
    <w:rsid w:val="006D063C"/>
    <w:rPr>
      <w:b/>
      <w:bCs/>
      <w:sz w:val="24"/>
      <w:szCs w:val="20"/>
    </w:rPr>
  </w:style>
  <w:style w:type="paragraph" w:styleId="Revision">
    <w:name w:val="Revision"/>
    <w:hidden/>
    <w:uiPriority w:val="99"/>
    <w:semiHidden/>
    <w:rsid w:val="006D063C"/>
    <w:rPr>
      <w:sz w:val="24"/>
    </w:rPr>
  </w:style>
  <w:style w:type="paragraph" w:styleId="BalloonText">
    <w:name w:val="Balloon Text"/>
    <w:basedOn w:val="Normal"/>
    <w:link w:val="BalloonTextChar"/>
    <w:uiPriority w:val="99"/>
    <w:semiHidden/>
    <w:unhideWhenUsed/>
    <w:rsid w:val="006D06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063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Noto Sans CJK SC" w:hAnsi="Liberation Serif" w:cs="Lohit Devanagari"/>
        <w:kern w:val="2"/>
        <w:szCs w:val="24"/>
        <w:lang w:val="en-US" w:eastAsia="zh-CN" w:bidi="hi-IN"/>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paragraph" w:customStyle="1" w:styleId="Ttulo">
    <w:name w:val="Título"/>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Figura">
    <w:name w:val="Figura"/>
    <w:basedOn w:val="Caption"/>
    <w:qFormat/>
  </w:style>
  <w:style w:type="paragraph" w:styleId="TableofFigures">
    <w:name w:val="table of figures"/>
    <w:basedOn w:val="Caption"/>
  </w:style>
  <w:style w:type="paragraph" w:customStyle="1" w:styleId="Contedodoquadro">
    <w:name w:val="Conteúdo do quadro"/>
    <w:basedOn w:val="Normal"/>
    <w:qFormat/>
  </w:style>
  <w:style w:type="paragraph" w:customStyle="1" w:styleId="Tabela">
    <w:name w:val="Tabela"/>
    <w:basedOn w:val="Caption"/>
    <w:qFormat/>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paragraph" w:customStyle="1" w:styleId="Texto">
    <w:name w:val="Texto"/>
    <w:basedOn w:val="Caption"/>
    <w:qFormat/>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rPr>
  </w:style>
  <w:style w:type="character" w:styleId="CommentReference">
    <w:name w:val="annotation reference"/>
    <w:basedOn w:val="DefaultParagraphFont"/>
    <w:uiPriority w:val="99"/>
    <w:semiHidden/>
    <w:unhideWhenUsed/>
    <w:rPr>
      <w:sz w:val="18"/>
      <w:szCs w:val="18"/>
    </w:rPr>
  </w:style>
  <w:style w:type="paragraph" w:styleId="CommentSubject">
    <w:name w:val="annotation subject"/>
    <w:basedOn w:val="CommentText"/>
    <w:next w:val="CommentText"/>
    <w:link w:val="CommentSubjectChar"/>
    <w:uiPriority w:val="99"/>
    <w:semiHidden/>
    <w:unhideWhenUsed/>
    <w:rsid w:val="006D063C"/>
    <w:rPr>
      <w:b/>
      <w:bCs/>
      <w:sz w:val="20"/>
      <w:szCs w:val="20"/>
    </w:rPr>
  </w:style>
  <w:style w:type="character" w:customStyle="1" w:styleId="CommentSubjectChar">
    <w:name w:val="Comment Subject Char"/>
    <w:basedOn w:val="CommentTextChar"/>
    <w:link w:val="CommentSubject"/>
    <w:uiPriority w:val="99"/>
    <w:semiHidden/>
    <w:rsid w:val="006D063C"/>
    <w:rPr>
      <w:b/>
      <w:bCs/>
      <w:sz w:val="24"/>
      <w:szCs w:val="20"/>
    </w:rPr>
  </w:style>
  <w:style w:type="paragraph" w:styleId="Revision">
    <w:name w:val="Revision"/>
    <w:hidden/>
    <w:uiPriority w:val="99"/>
    <w:semiHidden/>
    <w:rsid w:val="006D063C"/>
    <w:rPr>
      <w:sz w:val="24"/>
    </w:rPr>
  </w:style>
  <w:style w:type="paragraph" w:styleId="BalloonText">
    <w:name w:val="Balloon Text"/>
    <w:basedOn w:val="Normal"/>
    <w:link w:val="BalloonTextChar"/>
    <w:uiPriority w:val="99"/>
    <w:semiHidden/>
    <w:unhideWhenUsed/>
    <w:rsid w:val="006D06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D063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emf"/><Relationship Id="rId27" Type="http://schemas.openxmlformats.org/officeDocument/2006/relationships/image" Target="media/image22.emf"/><Relationship Id="rId28" Type="http://schemas.openxmlformats.org/officeDocument/2006/relationships/image" Target="media/image23.emf"/><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comments" Target="comments.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14</Pages>
  <Words>246</Words>
  <Characters>1403</Characters>
  <Application>Microsoft Macintosh Word</Application>
  <DocSecurity>0</DocSecurity>
  <Lines>11</Lines>
  <Paragraphs>3</Paragraphs>
  <ScaleCrop>false</ScaleCrop>
  <Company>UNICAMP</Company>
  <LinksUpToDate>false</LinksUpToDate>
  <CharactersWithSpaces>1646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Bianca Rius</dc:creator>
  <dc:description/>
  <cp:lastModifiedBy>David Lapola</cp:lastModifiedBy>
  <cp:revision>3</cp:revision>
  <dcterms:created xsi:type="dcterms:W3CDTF">2020-09-02T13:02:00Z</dcterms:created>
  <dcterms:modified xsi:type="dcterms:W3CDTF">2020-09-02T13:07:00Z</dcterms:modified>
  <dc:language>en-US</dc:language>
</cp:coreProperties>
</file>